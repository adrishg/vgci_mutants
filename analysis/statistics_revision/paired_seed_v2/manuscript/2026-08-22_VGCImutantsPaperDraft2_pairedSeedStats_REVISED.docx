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rPr>
          <w:b w:val="1"/>
          <w:bCs w:val="1"/>
          <w:sz w:val="24"/>
          <w:szCs w:val="24"/>
        </w:rPr>
      </w:pPr>
      <w:r w:rsidDel="00000000" w:rsidR="00000000" w:rsidRPr="00000000">
        <w:rPr>
          <w:b w:val="1"/>
          <w:bCs w:val="1"/>
          <w:sz w:val="24"/>
          <w:szCs w:val="24"/>
          <w:rtl w:val="0"/>
        </w:rPr>
        <w:t xml:space="preserve">Targeted MSA Masking Redistributes AlphaFold2 Structural Sampling in Wild-Type and Mutant Voltage-Gated Ion Channels</w:t>
      </w:r>
    </w:p>
    <w:p w:rsidR="00000000" w:rsidDel="00000000" w:rsidP="00000000" w:rsidRDefault="00000000" w:rsidRPr="00000000" ns1:paraId="00000002">
      <w:pPr>
        <w:rPr>
          <w:sz w:val="24"/>
          <w:szCs w:val="24"/>
        </w:rPr>
      </w:pPr>
      <w:r w:rsidDel="00000000" w:rsidR="00000000" w:rsidRPr="00000000">
        <w:rPr>
          <w:sz w:val="24"/>
          <w:szCs w:val="24"/>
          <w:rtl w:val="0"/>
        </w:rPr>
        <w:t xml:space="preserve">Adriana Hernandez-Gonzalez, Diego Lopez-Mateos, Brandon Harris, Kush Narang, Aleena Siritanapivat, Vladimir Yarov-Yarovoy</w:t>
      </w:r>
    </w:p>
    <w:p w:rsidR="00000000" w:rsidDel="00000000" w:rsidP="00000000" w:rsidRDefault="00000000" w:rsidRPr="00000000" ns1:paraId="00000003">
      <w:pPr>
        <w:keepNext w:val="0"/>
        <w:pageBreakBefore w:val="0"/>
        <w:rPr>
          <w:sz w:val="24"/>
          <w:szCs w:val="24"/>
        </w:rPr>
      </w:pPr>
      <w:r w:rsidDel="00000000" w:rsidR="00000000" w:rsidRPr="00000000">
        <w:rPr>
          <w:rtl w:val="0"/>
        </w:rPr>
      </w:r>
    </w:p>
    <w:p w:rsidR="00000000" w:rsidDel="00000000" w:rsidP="00000000" w:rsidRDefault="00000000" w:rsidRPr="00000000" ns1:paraId="00000004">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ns1:paraId="00000005">
      <w:pPr>
        <w:rPr>
          <w:sz w:val="24"/>
          <w:szCs w:val="24"/>
        </w:rPr>
      </w:pPr>
      <w:r w:rsidDel="00000000" w:rsidR="00000000" w:rsidRPr="00000000">
        <w:rPr>
          <w:sz w:val="24"/>
          <w:szCs w:val="24"/>
          <w:rtl w:val="0"/>
        </w:rPr>
        <w:t xml:space="preserve">Disease-associated voltage-gated ion-channel mutations can alter state-dependent local structure while default AlphaFold2 predictions remain close to wild type. We tested targeted multiple-sequence-alignment (MSA) masking in wild-type and mutant Kv2.1, Nav1.5, and Cav1.2 ensembles. Analyses reduced recycles within model-seed trajectories, weighted available AlphaFold2 models equally within recorded seed labels, and separated geometry among quality-qualified outputs from nominal-denominator retention and usable target yield. Masking redistributed rather than universally broadened predicted geometries. In Kv2.1 L403A, masking increased the maximum E423–N179 Cα distance by 1.1 Å and increased sampling beyond a prediction-independent, experiment-anchored cutoff by 12.3 percentage points, but it did not reproduce the coordinated 8SDA rearrangement. A recorded-label overlap interaction sensitivity was positive, but equality of actual random seeds was not independently verified and therefore did not establish a mutation-specific masking response. Kv2.1 masking also reduced analysis-final trajectory retention and redistributed F412L contacts without a mutation-matched structure. In Nav1.5, masking shifted wild-type predictions away from the experimentally supported IFM–receptor arrangement; complete IFM disengagement was not treated as an open-state marker. Atom-matched Cav1.2 G402S Cα analysis supported a small local packing change but not the earlier side-chain nearest-partner claim. G406R masking strongly reduced R406-centered local-overlap pass yield. These prediction frequencies generate structural hypotheses; they do not establish equilibrium occupancy, biological states, or unique mutant structures.</w:t>
      </w:r>
      <w:r w:rsidDel="00000000" w:rsidR="00000000" w:rsidRPr="00000000">
        <w:rPr>
          <w:rtl w:val="0"/>
        </w:rPr>
      </w:r>
    </w:p>
    <w:p w:rsidR="00000000" w:rsidDel="00000000" w:rsidP="00000000" w:rsidRDefault="00000000" w:rsidRPr="00000000" ns1:paraId="00000006">
      <w:pPr>
        <w:keepNext w:val="0"/>
        <w:pageBreakBefore w:val="0"/>
        <w:rPr>
          <w:sz w:val="24"/>
          <w:szCs w:val="24"/>
        </w:rPr>
      </w:pPr>
      <w:r w:rsidDel="00000000" w:rsidR="00000000" w:rsidRPr="00000000">
        <w:rPr>
          <w:rtl w:val="0"/>
        </w:rPr>
      </w:r>
    </w:p>
    <w:p w:rsidR="00000000" w:rsidDel="00000000" w:rsidP="00000000" w:rsidRDefault="00000000" w:rsidRPr="00000000" ns1:paraId="00000007">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ns1:paraId="00000008">
      <w:pPr>
        <w:rPr>
          <w:sz w:val="24"/>
          <w:szCs w:val="24"/>
        </w:rPr>
      </w:pPr>
      <w:r w:rsidDel="00000000" w:rsidR="00000000" w:rsidRPr="00000000">
        <w:rPr>
          <w:sz w:val="24"/>
          <w:szCs w:val="24"/>
          <w:rtl w:val="0"/>
        </w:rPr>
        <w:t xml:space="preserve">Voltage-gated ion channels (VGICs) control electrical signaling in neurons, muscle, and the heart by coupling changes in membrane potential to selective ion flow [1,2]. Despite differences in subunit organization, </w:t>
      </w:r>
      <w:sdt>
        <w:sdtPr>
          <w:id w:val="-1874314851"/>
          <w:tag w:val="goog_rdk_0"/>
        </w:sdtPr>
        <w:sdtContent>
          <w:commentRangeStart w:id="0"/>
        </w:sdtContent>
      </w:sdt>
      <w:r w:rsidDel="00000000" w:rsidR="00000000" w:rsidRPr="00000000">
        <w:rPr>
          <w:sz w:val="24"/>
          <w:szCs w:val="24"/>
          <w:rtl w:val="0"/>
        </w:rPr>
        <w:t xml:space="preserve">potassium, sodium, and calcium channels share a modular architecture</w:t>
      </w:r>
      <w:commentRangeEnd w:id="0"/>
      <w:r w:rsidDel="00000000" w:rsidR="00000000" w:rsidRPr="00000000">
        <w:commentReference w:id="0"/>
      </w:r>
      <w:r w:rsidDel="00000000" w:rsidR="00000000" w:rsidRPr="00000000">
        <w:rPr>
          <w:sz w:val="24"/>
          <w:szCs w:val="24"/>
          <w:rtl w:val="0"/>
        </w:rPr>
        <w:t xml:space="preserve"> in which voltage-sensor domains (VSDs) are coupled to a central pore through S4–S5 linkers and S6 helices [3–6]. A single-residue substitution can alter activation, inactivation, ion permeation, or channel regulation, leading to severe neurological, muscular, and cardiac channelopathies [7,8]. However, even when the functional effect of a mutation is well established, the molecular mechanism and related structural changes that produce it are often unknown [9].</w:t>
      </w:r>
    </w:p>
    <w:p w:rsidR="00000000" w:rsidDel="00000000" w:rsidP="00000000" w:rsidRDefault="00000000" w:rsidRPr="00000000" ns1:paraId="00000009">
      <w:pPr>
        <w:rPr>
          <w:sz w:val="24"/>
          <w:szCs w:val="24"/>
        </w:rPr>
      </w:pPr>
      <w:r w:rsidDel="00000000" w:rsidR="00000000" w:rsidRPr="00000000">
        <w:rPr>
          <w:rtl w:val="0"/>
        </w:rPr>
      </w:r>
    </w:p>
    <w:p w:rsidR="00000000" w:rsidDel="00000000" w:rsidP="00000000" w:rsidRDefault="00000000" w:rsidRPr="00000000" ns1:paraId="0000000A">
      <w:pPr>
        <w:rPr>
          <w:sz w:val="24"/>
          <w:szCs w:val="24"/>
        </w:rPr>
      </w:pPr>
      <w:r w:rsidDel="00000000" w:rsidR="00000000" w:rsidRPr="00000000">
        <w:rPr>
          <w:rtl w:val="0"/>
        </w:rPr>
      </w:r>
    </w:p>
    <w:p w:rsidR="00000000" w:rsidDel="00000000" w:rsidP="00000000" w:rsidRDefault="00000000" w:rsidRPr="00000000" ns1:paraId="0000000B">
      <w:pPr>
        <w:rPr>
          <w:sz w:val="24"/>
          <w:szCs w:val="24"/>
        </w:rPr>
      </w:pPr>
      <w:r w:rsidDel="00000000" w:rsidR="00000000" w:rsidRPr="00000000">
        <w:rPr>
          <w:rtl w:val="0"/>
        </w:rPr>
      </w:r>
    </w:p>
    <w:p w:rsidR="00000000" w:rsidDel="00000000" w:rsidP="00000000" w:rsidRDefault="00000000" w:rsidRPr="00000000" ns1:paraId="0000000C">
      <w:pPr>
        <w:rPr>
          <w:sz w:val="24"/>
          <w:szCs w:val="24"/>
        </w:rPr>
      </w:pPr>
      <w:r w:rsidDel="00000000" w:rsidR="00000000" w:rsidRPr="00000000">
        <w:rPr>
          <w:sz w:val="24"/>
          <w:szCs w:val="24"/>
          <w:rtl w:val="0"/>
        </w:rPr>
        <w:t xml:space="preserve">Cryogenic electron microscopy (cryo-EM) has greatly expanded the number of VGIC structures resolved at high resolution in different functional states [2,10,11]. However, experimentally determined structures of disease-associated VGIC variants remain scarce, reflecting the substantial technical challenges associated with structural characterization of mutant channels [9–13]. Mutations can further complicate experimental structure determination by altering VGIC stability, expression, or conformational behavior, thereby limiting the ability to obtain well-resolved structures [12,13]. Experimental structures also capture only a limited subset of the conformations accessible to channels that transition among closed, open, and inactivated states. Examples of experimentally resolved VGIC mutants capturing disease-linked or disease-informed conformational rearrangements include the Kv2.1 L403A inactivation mutant [12] and NaVAb channels carrying substitutions equivalent to human NaV1.7 inherited-erythromelalgia mutations in the S4–S5 linkers and voltage sensors [14,15]. Mutations can also be introduced deliberately to facilitate structural determination of particular states; for example, the IFM-to-QQQ substitution stabilized an open conformation of Nav1.5 for structural determination, although the substituted III–IV-linker segment remained unresolved [16]. A mutation may therefore alter a local gating interface without producing a large change in the overall channel structure. For this reason, modeling mutant ion channels requires generating and examining structural ensembles rather than relying on a single predicted model.</w:t>
      </w:r>
    </w:p>
    <w:p w:rsidR="00000000" w:rsidDel="00000000" w:rsidP="00000000" w:rsidRDefault="00000000" w:rsidRPr="00000000" ns1:paraId="0000000D">
      <w:pPr>
        <w:keepNext w:val="0"/>
        <w:pageBreakBefore w:val="0"/>
        <w:rPr>
          <w:sz w:val="24"/>
          <w:szCs w:val="24"/>
        </w:rPr>
      </w:pPr>
      <w:r w:rsidDel="00000000" w:rsidR="00000000" w:rsidRPr="00000000">
        <w:rPr>
          <w:rtl w:val="0"/>
        </w:rPr>
      </w:r>
    </w:p>
    <w:p w:rsidR="00000000" w:rsidDel="00000000" w:rsidP="00000000" w:rsidRDefault="00000000" w:rsidRPr="00000000" ns1:paraId="0000000E">
      <w:pPr>
        <w:rPr>
          <w:sz w:val="24"/>
          <w:szCs w:val="24"/>
        </w:rPr>
      </w:pPr>
      <w:r w:rsidDel="00000000" w:rsidR="00000000" w:rsidRPr="00000000">
        <w:rPr>
          <w:sz w:val="24"/>
          <w:szCs w:val="24"/>
          <w:rtl w:val="0"/>
        </w:rPr>
        <w:t xml:space="preserve">Deep-learning methods provide a practical approach for exploring structural hypotheses for ion-channel conformations that have not been experimentally resolved [17]. Although AlphaFold2 (AF2) predicts overall protein architecture with high accuracy [18], including ion channels [9], subtle effects of amino-acid substitutions remain difficult to capture. Wild-type and mutant models often remain highly similar, reflecting the tendency of AF2 to favor a dominant structural solution, and standard confidence metrics provide limited information about mutation-induced changes in local structure or function [19–24]. For VGICs, this is particularly relevant because mechanistically important changes may be confined to the pore, VSD, S4–S5 linker, or coupling interfaces without altering the global channel fold [12,14,</w:t>
      </w:r>
      <w:sdt>
        <w:sdtPr>
          <w:id w:val="-1256783954"/>
          <w:tag w:val="goog_rdk_1"/>
        </w:sdtPr>
        <w:sdtContent>
          <w:commentRangeStart w:id="1"/>
        </w:sdtContent>
      </w:sdt>
      <w:r w:rsidDel="00000000" w:rsidR="00000000" w:rsidRPr="00000000">
        <w:rPr>
          <w:sz w:val="24"/>
          <w:szCs w:val="24"/>
          <w:rtl w:val="0"/>
        </w:rPr>
        <w:t xml:space="preserve">15].</w:t>
      </w:r>
      <w:commentRangeEnd w:id="1"/>
      <w:r w:rsidDel="00000000" w:rsidR="00000000" w:rsidRPr="00000000">
        <w:commentReference w:id="1"/>
      </w:r>
      <w:r w:rsidDel="00000000" w:rsidR="00000000" w:rsidRPr="00000000">
        <w:rPr>
          <w:rtl w:val="0"/>
        </w:rPr>
      </w:r>
    </w:p>
    <w:p w:rsidR="00000000" w:rsidDel="00000000" w:rsidP="00000000" w:rsidRDefault="00000000" w:rsidRPr="00000000" ns1:paraId="0000000F">
      <w:pPr>
        <w:keepNext w:val="0"/>
        <w:pageBreakBefore w:val="0"/>
        <w:rPr>
          <w:sz w:val="24"/>
          <w:szCs w:val="24"/>
        </w:rPr>
      </w:pPr>
      <w:r w:rsidDel="00000000" w:rsidR="00000000" w:rsidRPr="00000000">
        <w:rPr>
          <w:rtl w:val="0"/>
        </w:rPr>
      </w:r>
    </w:p>
    <w:p w:rsidR="00000000" w:rsidDel="00000000" w:rsidP="00000000" w:rsidRDefault="00000000" w:rsidRPr="00000000" ns1:paraId="00000010">
      <w:pPr>
        <w:rPr>
          <w:sz w:val="24"/>
          <w:szCs w:val="24"/>
        </w:rPr>
      </w:pPr>
      <w:r w:rsidDel="00000000" w:rsidR="00000000" w:rsidRPr="00000000">
        <w:rPr>
          <w:sz w:val="24"/>
          <w:szCs w:val="24"/>
          <w:rtl w:val="0"/>
        </w:rPr>
        <w:t xml:space="preserve">Several approaches have been developed to improve AlphaFold2 sampling diversity, mostly by modifying the Multiple Sequence Alignment (MSA) input [17,25–32]. Subsampling and shallow-MSA approaches reduce the amount of evolutionary information supplied to the network, whereas sequence clustering separates subsets that may encode different structural states [25,27,28]. Subsampled AlphaFold approaches have been successfully applied to model multiple states of voltage-gated sodium and potassium channels [17,33]. Other approaches perturb selected MSA positions through in silico mutagenesis or random column masking [26,29,30]. For large multidomain proteins such as VGICs, randomly perturbing MSA information may also disrupt long-range allosteric effects outside the region of interest. This tradeoff highlights the need for sampling strategies that preserve global evolutionary information while selectively perturbing alignment positions near the mutant sites and within functionally connected gating and coupling regions [34].</w:t>
      </w:r>
    </w:p>
    <w:p w:rsidR="00000000" w:rsidDel="00000000" w:rsidP="00000000" w:rsidRDefault="00000000" w:rsidRPr="00000000" ns1:paraId="00000011">
      <w:pPr>
        <w:keepNext w:val="0"/>
        <w:pageBreakBefore w:val="0"/>
        <w:rPr>
          <w:sz w:val="24"/>
          <w:szCs w:val="24"/>
        </w:rPr>
      </w:pPr>
      <w:r w:rsidDel="00000000" w:rsidR="00000000" w:rsidRPr="00000000">
        <w:rPr>
          <w:rtl w:val="0"/>
        </w:rPr>
      </w:r>
    </w:p>
    <w:p w:rsidR="00000000" w:rsidDel="00000000" w:rsidP="00000000" w:rsidRDefault="00000000" w:rsidRPr="00000000" ns1:paraId="00000012">
      <w:pPr>
        <w:rPr>
          <w:sz w:val="24"/>
          <w:szCs w:val="24"/>
        </w:rPr>
      </w:pPr>
      <w:r w:rsidDel="00000000" w:rsidR="00000000" w:rsidRPr="00000000">
        <w:rPr>
          <w:sz w:val="24"/>
          <w:szCs w:val="24"/>
          <w:rtl w:val="0"/>
        </w:rPr>
        <w:t xml:space="preserve">MSA column masking perturbs the evolutionary information provided to AlphaFold2 differently. Rather than removing entire sequences from the alignment, selected residue positions are replaced with X, denoting an unknown amino acid. This locally weakens the evolutionary constraints encoded at those residue positions while preserving most of the alignment and its broader sequence context. For example, in AFsample2 [29], columns are randomly masked, allowing different subsets of coevolutionary constraints to be disrupted across predictions, thereby promoting the sampling of alternative conformations. However, the structural regions that diversify in a given prediction depend on whether the random mask disrupts constraints associated with the relevant conformational transition. For many protein families, structural and functional studies have already identified specific regions that drive switching between functional states [35]. This prior knowledge motivated us to investigate targeted masking as a hypothesis-guided strategy for structurally unresolved variants, with potential precision-medicine applications. Rather than masking columns randomly, we restricted masking to predefined mechanistically relevant or disease-associated sequence regions.</w:t>
      </w:r>
    </w:p>
    <w:p w:rsidR="00000000" w:rsidDel="00000000" w:rsidP="00000000" w:rsidRDefault="00000000" w:rsidRPr="00000000" ns1:paraId="00000013">
      <w:pPr>
        <w:keepNext w:val="0"/>
        <w:pageBreakBefore w:val="0"/>
        <w:rPr>
          <w:sz w:val="24"/>
          <w:szCs w:val="24"/>
        </w:rPr>
      </w:pPr>
      <w:r w:rsidDel="00000000" w:rsidR="00000000" w:rsidRPr="00000000">
        <w:rPr>
          <w:rtl w:val="0"/>
        </w:rPr>
      </w:r>
    </w:p>
    <w:p w:rsidR="00000000" w:rsidDel="00000000" w:rsidP="00000000" w:rsidRDefault="00000000" w:rsidRPr="00000000" ns1:paraId="00000014">
      <w:pPr>
        <w:rPr>
          <w:sz w:val="24"/>
          <w:szCs w:val="24"/>
        </w:rPr>
      </w:pPr>
      <w:r w:rsidDel="00000000" w:rsidR="00000000" w:rsidRPr="00000000">
        <w:rPr>
          <w:sz w:val="24"/>
          <w:szCs w:val="24"/>
          <w:rtl w:val="0"/>
        </w:rPr>
        <w:t xml:space="preserve">Here, we introduce and evaluate “Targeted MSA masking” (Fig. 1), a hypothesis-guided approach in which mask positions are selected a priori using both mechanistic knowledge of protein conformational transitions and the structural context of the mutation. By selectively weakening evolutionary constraints in these regions while preserving the query sequence and most of the alignment, we tested whether AlphaFold2 could broaden sampling of structural alternatives relevant to both the mutation and the conformational mechanism being investigated. Importantly, our analysis considered two complementary comparisons: wild type versus mutant under the same prediction protocol, and vanilla versus masked predictions within the same sequence background. This design allowed us to separate structural differences associated with introducing a mutation from changes in sampling caused by MSA masking itself, and to ask whether the effect of masking depended on the sequence context in which it was applied. We evaluated targeted masking in three VGIC systems as separate case studies (Fig. 2), each defined by a different level of experimental evidence and a channel-specific structural question. Kv2.1 provides a mutation-matched structural benchmark in the S6/pore-coupling region because structures are available for wild type and L403A, whereas the disease-associated F412L mutant remains unresolved [12,36]. Nav1.5 tests the relationship among the fast-inactivation gate formed by the III–IV-linker IFM motif, its receptor site, and pore opening using the engineered QQQ construct and newer wild-type open and intermediate structures [16,37–39]. Cav1.2 examines the Timothy syndrome substitutions G402S and G406R in DI-S6 at the DI-S6/DIV-S6 interface, for which strong functional effects are known but mutation-matched structures are unavailable [40–45]. Across these case studies, we asked whether the mutation altered the structural ensemble under otherwise matched conditions, whether targeted masking further redistributed that ensemble, and whether the resulting structural alternatives were supported by experimental structures or mutation-centered mechanistic coordinates. Overall, targeted masking expanded access to mutation-relevant local geometries in some systems but disrupted experimentally supported native constraints in others, indicating that its effects depend on the protein, mutation, and mask design.</w:t>
      </w:r>
    </w:p>
    <w:p w:rsidR="00000000" w:rsidDel="00000000" w:rsidP="00000000" w:rsidRDefault="00000000" w:rsidRPr="00000000" ns1:paraId="00000015">
      <w:pPr>
        <w:rPr>
          <w:sz w:val="24"/>
          <w:szCs w:val="24"/>
        </w:rPr>
      </w:pPr>
      <w:r w:rsidDel="00000000" w:rsidR="00000000" w:rsidRPr="00000000">
        <w:rPr>
          <w:rtl w:val="0"/>
        </w:rPr>
      </w:r>
    </w:p>
    <w:p w:rsidR="00000000" w:rsidDel="00000000" w:rsidP="00000000" w:rsidRDefault="00000000" w:rsidRPr="00000000" ns1:paraId="00000016">
      <w:pPr>
        <w:rPr>
          <w:sz w:val="24"/>
          <w:szCs w:val="24"/>
        </w:rPr>
      </w:pPr>
      <w:r w:rsidDel="00000000" w:rsidR="00000000" w:rsidRPr="00000000">
        <w:rPr>
          <w:rtl w:val="0"/>
        </w:rPr>
      </w:r>
    </w:p>
    <w:p w:rsidR="00000000" w:rsidDel="00000000" w:rsidP="00000000" w:rsidRDefault="00000000" w:rsidRPr="00000000" ns1:paraId="00000017">
      <w:pPr>
        <w:keepNext w:val="0"/>
        <w:pageBreakBefore w:val="0"/>
        <w:rPr>
          <w:sz w:val="24"/>
          <w:szCs w:val="24"/>
        </w:rPr>
      </w:pPr>
      <w:r w:rsidDel="00000000" w:rsidR="00000000" w:rsidRPr="00000000">
        <w:rPr>
          <w:sz w:val="24"/>
          <w:szCs w:val="24"/>
        </w:rPr>
        <w:drawing>
          <wp:inline distB="114300" distT="114300" distL="114300" distR="114300">
            <wp:extent cx="5824538" cy="4295596"/>
            <wp:effectExtent b="0" l="0" r="0" t="0"/>
            <wp:docPr id="67" name="image6.png"/>
            <a:graphic>
              <a:graphicData uri="http://schemas.openxmlformats.org/drawingml/2006/picture">
                <pic:pic>
                  <pic:nvPicPr>
                    <pic:cNvPr id="0" name="image6.png"/>
                    <pic:cNvPicPr preferRelativeResize="0"/>
                  </pic:nvPicPr>
                  <pic:blipFill>
                    <a:blip r:embed="rId9"/>
                    <a:srcRect b="7077" l="0" r="10256" t="0"/>
                    <a:stretch>
                      <a:fillRect/>
                    </a:stretch>
                  </pic:blipFill>
                  <pic:spPr>
                    <a:xfrm>
                      <a:off x="0" y="0"/>
                      <a:ext cx="5824538" cy="4295596"/>
                    </a:xfrm>
                    <a:prstGeom prst="rect"/>
                    <a:ln/>
                  </pic:spPr>
                </pic:pic>
              </a:graphicData>
            </a:graphic>
          </wp:inline>
        </w:drawing>
      </w:r>
      <w:r w:rsidDel="00000000" w:rsidR="00000000" w:rsidRPr="00000000">
        <w:rPr>
          <w:rtl w:val="0"/>
        </w:rPr>
      </w:r>
    </w:p>
    <w:p w:rsidR="00000000" w:rsidDel="00000000" w:rsidP="00000000" w:rsidRDefault="00000000" w:rsidRPr="00000000" ns1:paraId="00000018">
      <w:pPr>
        <w:rPr>
          <w:sz w:val="20"/>
          <w:szCs w:val="20"/>
        </w:rPr>
      </w:pPr>
      <w:r w:rsidDel="00000000" w:rsidR="00000000" w:rsidRPr="00000000">
        <w:rPr>
          <w:b w:val="1"/>
          <w:bCs w:val="1"/>
          <w:sz w:val="20"/>
          <w:szCs w:val="20"/>
          <w:rtl w:val="0"/>
        </w:rPr>
        <w:t xml:space="preserve">Figure 1. </w:t>
      </w:r>
      <w:sdt>
        <w:sdtPr>
          <w:id w:val="-293976228"/>
          <w:tag w:val="goog_rdk_2"/>
        </w:sdtPr>
        <w:sdtContent>
          <w:commentRangeStart w:id="2"/>
        </w:sdtContent>
      </w:sdt>
      <w:r w:rsidDel="00000000" w:rsidR="00000000" w:rsidRPr="00000000">
        <w:rPr>
          <w:b w:val="1"/>
          <w:bCs w:val="1"/>
          <w:sz w:val="20"/>
          <w:szCs w:val="20"/>
          <w:rtl w:val="0"/>
        </w:rPr>
        <w:t xml:space="preserve">Overview and conceptual rationale of targeted MSA masking for structural ensemble sampling. (A) </w:t>
      </w:r>
      <w:commentRangeEnd w:id="2"/>
      <w:r w:rsidDel="00000000" w:rsidR="00000000" w:rsidRPr="00000000">
        <w:commentReference w:id="2"/>
      </w:r>
      <w:r w:rsidDel="00000000" w:rsidR="00000000" w:rsidRPr="00000000">
        <w:rPr>
          <w:sz w:val="20"/>
          <w:szCs w:val="20"/>
          <w:rtl w:val="0"/>
        </w:rPr>
        <w:t xml:space="preserve">Schematic of the targeted masking workflow. Starting from the default multiple sequence alignment (MSA), selected columns centered on the mutation and/or mechanistically relevant regions are masked to reduce local evolutionary constraints before AlphaFold2 structure prediction. Predictions were generated using 12 r</w:t>
      </w:r>
      <w:sdt>
        <w:sdtPr>
          <w:id w:val="-1846131247"/>
          <w:tag w:val="goog_rdk_3"/>
        </w:sdtPr>
        <w:sdtContent>
          <w:commentRangeStart w:id="3"/>
        </w:sdtContent>
      </w:sdt>
      <w:sdt>
        <w:sdtPr>
          <w:id w:val="1106639721"/>
          <w:tag w:val="goog_rdk_4"/>
        </w:sdtPr>
        <w:sdtContent>
          <w:commentRangeStart w:id="4"/>
        </w:sdtContent>
      </w:sdt>
      <w:r w:rsidDel="00000000" w:rsidR="00000000" w:rsidRPr="00000000">
        <w:rPr>
          <w:sz w:val="20"/>
          <w:szCs w:val="20"/>
          <w:rtl w:val="0"/>
        </w:rPr>
        <w:t xml:space="preserve">ecycles to produce a structural ensemble, followed by recycle-convergence and model-quality filtering. Retained structures were then analyzed using structural features and distance measurements to quantify the range and distribution of conformations sampled and to generate testable mechanistic hypotheses</w:t>
      </w:r>
      <w:commentRangeEnd w:id="3"/>
      <w:r w:rsidDel="00000000" w:rsidR="00000000" w:rsidRPr="00000000">
        <w:commentReference w:id="3"/>
      </w:r>
      <w:commentRangeEnd w:id="4"/>
      <w:r w:rsidDel="00000000" w:rsidR="00000000" w:rsidRPr="00000000">
        <w:commentReference w:id="4"/>
      </w:r>
      <w:r w:rsidDel="00000000" w:rsidR="00000000" w:rsidRPr="00000000">
        <w:rPr>
          <w:sz w:val="20"/>
          <w:szCs w:val="20"/>
          <w:rtl w:val="0"/>
        </w:rPr>
        <w:t xml:space="preserve">. </w:t>
      </w:r>
      <w:r w:rsidDel="00000000" w:rsidR="00000000" w:rsidRPr="00000000">
        <w:rPr>
          <w:b w:val="1"/>
          <w:bCs w:val="1"/>
          <w:sz w:val="20"/>
          <w:szCs w:val="20"/>
          <w:rtl w:val="0"/>
        </w:rPr>
        <w:t xml:space="preserve">(B) </w:t>
      </w:r>
      <w:r w:rsidDel="00000000" w:rsidR="00000000" w:rsidRPr="00000000">
        <w:rPr>
          <w:sz w:val="20"/>
          <w:szCs w:val="20"/>
          <w:rtl w:val="0"/>
        </w:rPr>
        <w:t xml:space="preserve">Conceptual model for how targeted MSA masking can alter structural sampling. In the default WT condition, evolutionary information in the MSA favors specific contact geometries. Introduction of a mutation changes the query sequence while leaving most MSA-derived constraints largely unchanged, potentially favoring a geometry similar to that sampled for WT. Targeted masking reduces selected local MSA-derived constraints, allowing alternative contact geometries to become accessible during structure prediction. Schematics are illustrative and are not intended to represent a specific protein or residue interaction.</w:t>
      </w:r>
    </w:p>
    <w:p w:rsidR="00000000" w:rsidDel="00000000" w:rsidP="00000000" w:rsidRDefault="00000000" w:rsidRPr="00000000" ns1:paraId="00000019">
      <w:pPr>
        <w:keepNext w:val="1"/>
        <w:spacing w:after="4320" w:lineRule="auto"/>
        <w:jc w:val="center"/>
        <w:rPr>
          <w:color w:val="cc0000"/>
          <w:sz w:val="20"/>
          <w:szCs w:val="20"/>
        </w:rPr>
      </w:pPr>
      <w:r w:rsidDel="00000000" w:rsidR="00000000" w:rsidRPr="00000000">
        <w:rPr>
          <w:i w:val="1"/>
          <w:iCs w:val="1"/>
          <w:color w:val="cc0000"/>
          <w:sz w:val="20"/>
          <w:szCs w:val="20"/>
          <w:rtl w:val="0"/>
        </w:rPr>
        <w:t xml:space="preserve">[PLACEHOLDER FOR FIGURE 2: overview of the three channel-specific case studies; final panel content and legend under development, Diego’s working on it]</w:t>
      </w:r>
      <w:r w:rsidDel="00000000" w:rsidR="00000000" w:rsidRPr="00000000">
        <w:rPr>
          <w:rtl w:val="0"/>
        </w:rPr>
      </w:r>
    </w:p>
    <w:p w:rsidR="00000000" w:rsidDel="00000000" w:rsidP="00000000" w:rsidRDefault="00000000" w:rsidRPr="00000000" ns1:paraId="0000001A">
      <w:pPr>
        <w:rPr>
          <w:sz w:val="20"/>
          <w:szCs w:val="20"/>
        </w:rPr>
      </w:pPr>
      <w:r w:rsidDel="00000000" w:rsidR="00000000" w:rsidRPr="00000000">
        <w:rPr>
          <w:b w:val="1"/>
          <w:bCs w:val="1"/>
          <w:i w:val="0"/>
          <w:iCs w:val="0"/>
          <w:sz w:val="20"/>
          <w:szCs w:val="20"/>
          <w:rtl w:val="0"/>
        </w:rPr>
        <w:t xml:space="preserve">Figure 2. Experimental context and channel-specific questions for the three VGIC case studies.</w:t>
      </w:r>
      <w:r w:rsidDel="00000000" w:rsidR="00000000" w:rsidRPr="00000000">
        <w:rPr>
          <w:rtl w:val="0"/>
        </w:rPr>
      </w:r>
    </w:p>
    <w:p w:rsidR="00000000" w:rsidDel="00000000" w:rsidP="00000000" w:rsidRDefault="00000000" w:rsidRPr="00000000" ns1:paraId="0000001B">
      <w:pPr>
        <w:rPr>
          <w:b w:val="1"/>
          <w:bCs w:val="1"/>
          <w:sz w:val="20"/>
          <w:szCs w:val="20"/>
        </w:rPr>
      </w:pPr>
      <w:r w:rsidDel="00000000" w:rsidR="00000000" w:rsidRPr="00000000">
        <w:rPr>
          <w:rtl w:val="0"/>
        </w:rPr>
      </w:r>
    </w:p>
    <w:p w:rsidR="00000000" w:rsidDel="00000000" w:rsidP="00000000" w:rsidRDefault="00000000" w:rsidRPr="00000000" ns1:paraId="0000001C">
      <w:pPr>
        <w:keepNext w:val="0"/>
        <w:pageBreakBefore w:val="0"/>
        <w:rPr>
          <w:b w:val="1"/>
          <w:bCs w:val="1"/>
          <w:sz w:val="20"/>
          <w:szCs w:val="20"/>
        </w:rPr>
      </w:pPr>
      <w:r w:rsidDel="00000000" w:rsidR="00000000" w:rsidRPr="00000000">
        <w:rPr>
          <w:rtl w:val="0"/>
        </w:rPr>
      </w:r>
    </w:p>
    <w:p w:rsidR="00000000" w:rsidDel="00000000" w:rsidP="00000000" w:rsidRDefault="00000000" w:rsidRPr="00000000" ns1:paraId="0000001D">
      <w:pPr>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ns1:paraId="0000001E">
      <w:pPr>
        <w:rPr>
          <w:b w:val="1"/>
          <w:bCs w:val="1"/>
          <w:sz w:val="24"/>
          <w:szCs w:val="24"/>
        </w:rPr>
      </w:pPr>
      <w:r w:rsidDel="00000000" w:rsidR="00000000" w:rsidRPr="00000000">
        <w:rPr>
          <w:b w:val="1"/>
          <w:bCs w:val="1"/>
          <w:sz w:val="24"/>
          <w:szCs w:val="24"/>
          <w:rtl w:val="0"/>
        </w:rPr>
        <w:t xml:space="preserve">Structure prediction and targeted MSA masking</w:t>
      </w:r>
    </w:p>
    <w:p w:rsidR="00000000" w:rsidDel="00000000" w:rsidP="00000000" w:rsidRDefault="00000000" w:rsidRPr="00000000" ns1:paraId="0000001F">
      <w:pPr>
        <w:rPr>
          <w:sz w:val="24"/>
          <w:szCs w:val="24"/>
        </w:rPr>
      </w:pPr>
      <w:r w:rsidDel="00000000" w:rsidR="00000000" w:rsidRPr="00000000">
        <w:rPr>
          <w:sz w:val="24"/>
          <w:szCs w:val="24"/>
          <w:rtl w:val="0"/>
        </w:rPr>
        <w:t xml:space="preserve">We generated AlphaFold2 ensembles for wild-type and mutant channel sequences under vanilla and targeted-MSA protocols. Kv2.1 WT, L403A, and F412L used the shared primary-frozen mask `kv21_common`. Nav1.5 analyses retained exact mask identities (`nav15_standard`, `nav15_standard_plus_IFM`, `nav15_v2`, and the mechanistic follow-up `nav15_v2_noIFM`), and Cav1.2 used condition-specific primary masks. Only the shared Kv2.1 mask supports a directly comparable sequence-by-mask design. Nav1.5 and Cav1.2 masked WT–mutant contrasts remain protocol-specific explorations. Exact status and positions are registered in Supplementary Table S1 and `docs/MASK_REGISTRY.tsv`.</w:t>
      </w:r>
    </w:p>
    <w:p w:rsidR="00000000" w:rsidDel="00000000" w:rsidP="00000000" w:rsidRDefault="00000000" w:rsidRPr="00000000" ns1:paraId="00000020">
      <w:pPr>
        <w:keepNext w:val="0"/>
        <w:pageBreakBefore w:val="0"/>
        <w:rPr>
          <w:sz w:val="24"/>
          <w:szCs w:val="24"/>
        </w:rPr>
      </w:pPr>
      <w:r w:rsidDel="00000000" w:rsidR="00000000" w:rsidRPr="00000000">
        <w:rPr>
          <w:rtl w:val="0"/>
        </w:rPr>
      </w:r>
    </w:p>
    <w:p w:rsidR="00000000" w:rsidDel="00000000" w:rsidP="00000000" w:rsidRDefault="00000000" w:rsidRPr="00000000" ns1:paraId="00000021">
      <w:pPr>
        <w:rPr>
          <w:rFonts w:ascii="Arimo" w:cs="Arimo" w:eastAsia="Arimo" w:hAnsi="Arimo"/>
          <w:sz w:val="24"/>
          <w:szCs w:val="24"/>
        </w:rPr>
      </w:pPr>
      <w:r w:rsidDel="00000000" w:rsidR="00000000" w:rsidRPr="00000000">
        <w:rPr>
          <w:rFonts w:ascii="Arimo" w:cs="Arimo" w:eastAsia="Arimo" w:hAnsi="Arimo"/>
          <w:sz w:val="24"/>
          <w:szCs w:val="24"/>
          <w:rtl w:val="0"/>
        </w:rPr>
        <w:t xml:space="preserve">Each condition included multiple AlphaFold model parameterizations and random seeds, with structures collected over multiple recycling iterations. All conditions were processed through the same convergence and quality-control framework. Recycle convergence was assessed from Cα RMSD between consecutive recycled models after superposition of a predefined stable cor</w:t>
      </w:r>
      <w:sdt>
        <w:sdtPr>
          <w:id w:val="1731712650"/>
          <w:tag w:val="goog_rdk_5"/>
        </w:sdtPr>
        <w:sdtContent>
          <w:commentRangeStart w:id="5"/>
        </w:sdtContent>
      </w:sdt>
      <w:sdt>
        <w:sdtPr>
          <w:id w:val="870894874"/>
          <w:tag w:val="goog_rdk_6"/>
        </w:sdtPr>
        <w:sdtContent>
          <w:commentRangeStart w:id="6"/>
        </w:sdtContent>
      </w:sdt>
      <w:r w:rsidDel="00000000" w:rsidR="00000000" w:rsidRPr="00000000">
        <w:rPr>
          <w:rFonts w:ascii="Arimo" w:cs="Arimo" w:eastAsia="Arimo" w:hAnsi="Arimo"/>
          <w:sz w:val="24"/>
          <w:szCs w:val="24"/>
          <w:rtl w:val="0"/>
        </w:rPr>
        <w:t xml:space="preserve">e</w:t>
      </w:r>
      <w:commentRangeEnd w:id="5"/>
      <w:r w:rsidDel="00000000" w:rsidR="00000000" w:rsidRPr="00000000">
        <w:commentReference w:id="5"/>
      </w:r>
      <w:commentRangeEnd w:id="6"/>
      <w:r w:rsidDel="00000000" w:rsidR="00000000" w:rsidRPr="00000000">
        <w:commentReference w:id="6"/>
      </w:r>
      <w:sdt>
        <w:sdtPr>
          <w:id w:val="298198886"/>
          <w:tag w:val="goog_rdk_7"/>
        </w:sdtPr>
        <w:sdtContent>
          <w:r w:rsidDel="00000000" w:rsidR="00000000" w:rsidRPr="00000000">
            <w:rPr>
              <w:rFonts w:ascii="Arial Unicode MS" w:cs="Arial Unicode MS" w:eastAsia="Arial Unicode MS" w:hAnsi="Arial Unicode MS"/>
              <w:sz w:val="24"/>
              <w:szCs w:val="24"/>
              <w:rtl w:val="0"/>
            </w:rPr>
            <w:t xml:space="preserve">, and principal analyses were restricted to retained snapshots from trajectories satisfying the ≤3 Å converged-suffix criterion, valid residue and chain mapping, structural-integrity checks, and analysis-specific filters. Recycle snapshots from the same model–seed trajectory, and multiple subunits within one model, are correlated and were not treated as independent replicates. </w:t>
          </w:r>
        </w:sdtContent>
      </w:sdt>
    </w:p>
    <w:p w:rsidR="00000000" w:rsidDel="00000000" w:rsidP="00000000" w:rsidRDefault="00000000" w:rsidRPr="00000000" ns1:paraId="00000022">
      <w:pPr>
        <w:keepNext w:val="0"/>
        <w:pageBreakBefore w:val="0"/>
        <w:rPr>
          <w:rFonts w:ascii="Arimo" w:cs="Arimo" w:eastAsia="Arimo" w:hAnsi="Arimo"/>
          <w:sz w:val="24"/>
          <w:szCs w:val="24"/>
        </w:rPr>
      </w:pPr>
      <w:r w:rsidDel="00000000" w:rsidR="00000000" w:rsidRPr="00000000">
        <w:rPr>
          <w:rtl w:val="0"/>
        </w:rPr>
      </w:r>
    </w:p>
    <w:p w:rsidR="00000000" w:rsidDel="00000000" w:rsidP="00000000" w:rsidRDefault="00000000" w:rsidRPr="00000000" ns1:paraId="00000023">
      <w:pPr>
        <w:rPr>
          <w:sz w:val="24"/>
          <w:szCs w:val="24"/>
        </w:rPr>
      </w:pPr>
      <w:r w:rsidDel="00000000" w:rsidR="00000000" w:rsidRPr="00000000">
        <w:rPr>
          <w:sz w:val="24"/>
          <w:szCs w:val="24"/>
          <w:rtl w:val="0"/>
        </w:rPr>
        <w:t xml:space="preserve">Structural ensembles were generated with LocalColabFold version 1.6.1 [46], which uses AlphaFold2 [18] for structure prediction and the MMseqs2-based ColabFold pipeline for MSA generation. Nav1.5 (rat Nav1.5C structural construct) and Cav1.2 were modeled with the alphafold2_ptm configuration as single-chain pore-forming α subunits, with Cav1.2 auxiliary subunits omitted, whereas tetrameric Kv2.1 was modeled with multimer_v3 [47,48]. Template use was disabled, and all principal structural measurements reported here were performed on unrelaxed AlphaFold2 outputs; Amber relaxation was not applied. Mutation-centered side-chain proximities, particularly for G406R, were therefore interpreted together with explicit local-overlap quality control and were not treated as energetic evidence for stable contacts. All other parameters were kept at the defaults.</w:t>
      </w:r>
    </w:p>
    <w:p w:rsidR="00000000" w:rsidDel="00000000" w:rsidP="00000000" w:rsidRDefault="00000000" w:rsidRPr="00000000" ns1:paraId="00000024">
      <w:pPr>
        <w:keepNext w:val="0"/>
        <w:pageBreakBefore w:val="0"/>
        <w:rPr>
          <w:sz w:val="24"/>
          <w:szCs w:val="24"/>
        </w:rPr>
      </w:pPr>
      <w:r w:rsidDel="00000000" w:rsidR="00000000" w:rsidRPr="00000000">
        <w:rPr>
          <w:rtl w:val="0"/>
        </w:rPr>
      </w:r>
    </w:p>
    <w:p w:rsidR="00000000" w:rsidDel="00000000" w:rsidP="00000000" w:rsidRDefault="00000000" w:rsidRPr="00000000" ns1:paraId="00000025">
      <w:pPr>
        <w:rPr>
          <w:sz w:val="24"/>
          <w:szCs w:val="24"/>
        </w:rPr>
      </w:pPr>
      <w:r w:rsidDel="00000000" w:rsidR="00000000" w:rsidRPr="00000000">
        <w:rPr>
          <w:sz w:val="24"/>
          <w:szCs w:val="24"/>
          <w:rtl w:val="0"/>
        </w:rPr>
        <w:t xml:space="preserve">For each sequence and masking condition, five AlphaFold2 model parameterizations were evaluated across 100 recorded numeric seed labels, producing 500 nominal model-seed trajectories per condition. The numeric label ranges differed across several conditions, and the available run records did not independently expose the underlying RNG mapping; label overlap is therefore reported separately from confirmed random-seed pairing. Numbered recycle outputs r0–r10 and a final prediction yielded up to 12 saved structures per trajectory. Recycles and model parameterizations sharing one recorded seed label were not treated as independent replicates.</w:t>
      </w:r>
    </w:p>
    <w:p w:rsidR="00000000" w:rsidDel="00000000" w:rsidP="00000000" w:rsidRDefault="00000000" w:rsidRPr="00000000" ns1:paraId="00000026">
      <w:pPr>
        <w:keepNext w:val="0"/>
        <w:pageBreakBefore w:val="0"/>
        <w:rPr>
          <w:sz w:val="24"/>
          <w:szCs w:val="24"/>
        </w:rPr>
      </w:pPr>
      <w:r w:rsidDel="00000000" w:rsidR="00000000" w:rsidRPr="00000000">
        <w:rPr>
          <w:rtl w:val="0"/>
        </w:rPr>
      </w:r>
    </w:p>
    <w:p w:rsidR="00000000" w:rsidDel="00000000" w:rsidP="00000000" w:rsidRDefault="00000000" w:rsidRPr="00000000" ns1:paraId="00000027">
      <w:pPr>
        <w:rPr>
          <w:sz w:val="24"/>
          <w:szCs w:val="24"/>
        </w:rPr>
      </w:pPr>
      <w:r w:rsidDel="00000000" w:rsidR="00000000" w:rsidRPr="00000000">
        <w:rPr>
          <w:sz w:val="24"/>
          <w:szCs w:val="24"/>
          <w:rtl w:val="0"/>
        </w:rPr>
        <w:t xml:space="preserve">Targeted masking was applied to the input A3M alignments before prediction. At selected query-mapped positions, residues in homologous sequence rows were replaced with X, while the query sequence itself was preserved. Kv2.1 wild type, L403A, and F412L used a shared mask spanning model residues 288–328, 370–384, and 401–417. Nav1.5 and Cav1.2 used channel- and condition-specific masks designed around the IFM region, gating elements, or mutation-centered S6 interfaces. Exact constructs, mutations, mask positions, and residue-number transformations are provided in Supplementary Table S1.</w:t>
      </w:r>
    </w:p>
    <w:p w:rsidR="00000000" w:rsidDel="00000000" w:rsidP="00000000" w:rsidRDefault="00000000" w:rsidRPr="00000000" ns1:paraId="00000028">
      <w:pPr>
        <w:keepNext w:val="0"/>
        <w:pageBreakBefore w:val="0"/>
        <w:rPr>
          <w:sz w:val="24"/>
          <w:szCs w:val="24"/>
        </w:rPr>
      </w:pPr>
      <w:r w:rsidDel="00000000" w:rsidR="00000000" w:rsidRPr="00000000">
        <w:rPr>
          <w:rtl w:val="0"/>
        </w:rPr>
      </w:r>
    </w:p>
    <w:p w:rsidR="00000000" w:rsidDel="00000000" w:rsidP="00000000" w:rsidRDefault="00000000" w:rsidRPr="00000000" ns1:paraId="00000029">
      <w:pPr>
        <w:rPr>
          <w:b w:val="1"/>
          <w:bCs w:val="1"/>
          <w:sz w:val="24"/>
          <w:szCs w:val="24"/>
        </w:rPr>
      </w:pPr>
      <w:r w:rsidDel="00000000" w:rsidR="00000000" w:rsidRPr="00000000">
        <w:rPr>
          <w:b w:val="1"/>
          <w:bCs w:val="1"/>
          <w:sz w:val="24"/>
          <w:szCs w:val="24"/>
          <w:rtl w:val="0"/>
        </w:rPr>
        <w:t xml:space="preserve">Recycle convergence and structural quality control</w:t>
      </w:r>
    </w:p>
    <w:p w:rsidR="00000000" w:rsidDel="00000000" w:rsidP="00000000" w:rsidRDefault="00000000" w:rsidRPr="00000000" ns1:paraId="0000002A">
      <w:pPr>
        <w:keepNext w:val="0"/>
        <w:pageBreakBefore w:val="0"/>
        <w:spacing w:after="240" w:before="240" w:lineRule="auto"/>
        <w:rPr>
          <w:sz w:val="24"/>
          <w:szCs w:val="24"/>
        </w:rPr>
      </w:pPr>
      <w:sdt>
        <w:sdtPr>
          <w:id w:val="-572959014"/>
          <w:tag w:val="goog_rdk_8"/>
        </w:sdtPr>
        <w:sdtContent>
          <w:r w:rsidDel="00000000" w:rsidR="00000000" w:rsidRPr="00000000">
            <w:rPr>
              <w:rFonts w:ascii="Arial Unicode MS" w:cs="Arial Unicode MS" w:eastAsia="Arial Unicode MS" w:hAnsi="Arial Unicode MS"/>
              <w:sz w:val="24"/>
              <w:szCs w:val="24"/>
              <w:rtl w:val="0"/>
            </w:rPr>
            <w:t xml:space="preserve">Recycle convergence was evaluated independently for each model–seed trajectory using the Cα RMSD between consecutive numbered recycle snapshots after optimal rigid-body least-squares superposition of a predefined channel-specific stable structural core. The exact residue ranges and chain selections defining the recycle-convergence core for each channel are provided in Supplementary Table S2. The ≤3 Å criterion refers specifically to the stable-core Cα RMSD between successive recycle snapshots and not to RMSD against an experimental structure or to the complete protein. A successive-recycle comparison was considered valid when at least 90% of the expected stable-core Cα atoms were available for alignment. A converged suffix began at the earliest qualifying recycle for which the incoming successive-recycle RMSD was ≤3 Å and every subsequent transition through r10 also remained ≤3 Å. All numbered recycle snapshots from that point through r10 were retained in the ≤3 Å recycle-convergence set; therefore, a single transition below 3 Å was insufficient to establish convergence. The separately written final prediction was not used to determine recycle convergence. Generated and retained trajectory and snapshot counts for each condition are reported in Supplementary Table S1.</w:t>
          </w:r>
        </w:sdtContent>
      </w:sdt>
    </w:p>
    <w:p w:rsidR="00000000" w:rsidDel="00000000" w:rsidP="00000000" w:rsidRDefault="00000000" w:rsidRPr="00000000" ns1:paraId="0000002B">
      <w:pPr>
        <w:keepNext w:val="0"/>
        <w:pageBreakBefore w:val="0"/>
        <w:spacing w:after="240" w:before="240" w:lineRule="auto"/>
        <w:rPr>
          <w:sz w:val="24"/>
          <w:szCs w:val="24"/>
        </w:rPr>
      </w:pPr>
      <w:sdt>
        <w:sdtPr>
          <w:id w:val="-592454366"/>
          <w:tag w:val="goog_rdk_9"/>
        </w:sdtPr>
        <w:sdtContent>
          <w:r w:rsidDel="00000000" w:rsidR="00000000" w:rsidRPr="00000000">
            <w:rPr>
              <w:rFonts w:ascii="Arial Unicode MS" w:cs="Arial Unicode MS" w:eastAsia="Arial Unicode MS" w:hAnsi="Arial Unicode MS"/>
              <w:sz w:val="24"/>
              <w:szCs w:val="24"/>
              <w:rtl w:val="0"/>
            </w:rPr>
            <w:t xml:space="preserve">Valid residue mapping required residues used for alignment or structural measurements to correspond to the intended positions in the modeled channel sequence. For Kv2.1, all four predicted subunits were required to be present, mutation-site residue identities were verified, and predicted tetramers were mapped to experimental structures using sequence-matched residues and the spatial ordering of subunits around the pore rather than assuming correspondence between predicted and experimental chain letters. NaV1.5 and Cav1.2 were modeled as single-chain pore-forming α subunits and were analyzed using their corresponding model residue numbering. Structural-integrity quality control required successful coordinate parsing, the expected chains, at least 90% Cα coverage of the configured structural core, and no Cα–Cα discontinuities greater than 4.5 Å within contiguous core intervals. For Kv2.1, an additional pore–VSD interface filter excluded model–seed trajectories containing any predefined K427/E423/K420-to-N179/V182 Cα distance greater than 27 Å. This filter was applied independently of the ≤3 Å recycle-convergence criterion. Analyses requiring specific residues or atoms were performed only when those coordinates were available. Exact stable-core definitions are provided in Supplementary Table S2, and retention after each quality-control stage is summarized in Supplementary Table S1.</w:t>
          </w:r>
        </w:sdtContent>
      </w:sdt>
    </w:p>
    <w:p w:rsidR="00000000" w:rsidDel="00000000" w:rsidP="00000000" w:rsidRDefault="00000000" w:rsidRPr="00000000" ns1:paraId="0000002C">
      <w:pPr>
        <w:keepNext w:val="0"/>
        <w:pageBreakBefore w:val="0"/>
        <w:spacing w:after="240" w:before="240" w:lineRule="auto"/>
        <w:rPr>
          <w:sz w:val="24"/>
          <w:szCs w:val="24"/>
        </w:rPr>
      </w:pPr>
      <w:r w:rsidDel="00000000" w:rsidR="00000000" w:rsidRPr="00000000">
        <w:rPr>
          <w:rFonts w:ascii="Arimo" w:cs="Arimo" w:eastAsia="Arimo" w:hAnsi="Arimo"/>
          <w:sz w:val="24"/>
          <w:szCs w:val="24"/>
          <w:rtl w:val="0"/>
        </w:rPr>
        <w:t xml:space="preserve">A master per-structure cohort table recorded channel, sequence background, MSA protocol, seed, AlphaFold2 model parameterization, recycle, mapping-QC status, convergence status, final structural/interface-QC status, analysis-specific inclusion, and exclusion reason. Alignment metadata were joined by channel, dataset, and PDB basename. All 125,994 manifest structures had a mapping record and passed the recorded alignment checks. Mapping, convergence, final QC, and analysis-specific retention were reported as separate stages because metric availability and the Kv2.1 interface filter produced legitimate analysis-specific denominators.</w:t>
      </w:r>
      <w:r w:rsidDel="00000000" w:rsidR="00000000" w:rsidRPr="00000000">
        <w:rPr>
          <w:rtl w:val="0"/>
        </w:rPr>
      </w:r>
    </w:p>
    <w:p w:rsidR="00000000" w:rsidDel="00000000" w:rsidP="00000000" w:rsidRDefault="00000000" w:rsidRPr="00000000" ns1:paraId="0000002D">
      <w:pPr>
        <w:spacing w:after="240" w:before="240" w:lineRule="auto"/>
        <w:rPr>
          <w:sz w:val="24"/>
          <w:szCs w:val="24"/>
        </w:rPr>
      </w:pPr>
      <w:r w:rsidDel="00000000" w:rsidR="00000000" w:rsidRPr="00000000">
        <w:rPr>
          <w:b w:val="1"/>
          <w:bCs w:val="1"/>
          <w:sz w:val="24"/>
          <w:szCs w:val="24"/>
          <w:rtl w:val="0"/>
        </w:rPr>
        <w:t xml:space="preserve">Structural alignment, RMSF, and RMSD</w:t>
      </w:r>
      <w:r w:rsidDel="00000000" w:rsidR="00000000" w:rsidRPr="00000000">
        <w:rPr>
          <w:rtl w:val="0"/>
        </w:rPr>
      </w:r>
    </w:p>
    <w:p w:rsidR="00000000" w:rsidDel="00000000" w:rsidP="00000000" w:rsidRDefault="00000000" w:rsidRPr="00000000" ns1:paraId="0000002E">
      <w:pPr>
        <w:spacing w:after="240" w:before="240" w:lineRule="auto"/>
        <w:rPr>
          <w:sz w:val="24"/>
          <w:szCs w:val="24"/>
        </w:rPr>
      </w:pPr>
      <w:r w:rsidDel="00000000" w:rsidR="00000000" w:rsidRPr="00000000">
        <w:rPr>
          <w:sz w:val="24"/>
          <w:szCs w:val="24"/>
          <w:rtl w:val="0"/>
        </w:rPr>
        <w:t xml:space="preserve">Predicted structures were placed in a common channel-specific coordinate frame using a single rigid-body Cα alignment to a stable structural scaffold. These downstream analysis-alignment selections were defined separately from the recycle-convergence cores where necessary to avoid fitting away motion in the region being measured. Regions under direct investigation, including the Kv2.1 pore-coupling region, the Nav1.5 IFM-containing linker, and the Cav1.2 G402/G406-centered IS6 segment, were excluded from the corresponding alignment cores where appropriate. Exact residue selections, chain definitions, numbering conventions, and reference structures for both recycle-convergence and downstream structural alignments are provided in Supplementary Table S2.</w:t>
      </w:r>
    </w:p>
    <w:p w:rsidR="00000000" w:rsidDel="00000000" w:rsidP="00000000" w:rsidRDefault="00000000" w:rsidRPr="00000000" ns1:paraId="0000002F">
      <w:pPr>
        <w:spacing w:after="240" w:before="240" w:lineRule="auto"/>
        <w:rPr>
          <w:sz w:val="24"/>
          <w:szCs w:val="24"/>
        </w:rPr>
      </w:pPr>
      <w:r w:rsidDel="00000000" w:rsidR="00000000" w:rsidRPr="00000000">
        <w:rPr>
          <w:sz w:val="24"/>
          <w:szCs w:val="24"/>
          <w:rtl w:val="0"/>
        </w:rPr>
        <w:t xml:space="preserve">Per-residue ensemble RMSF was calculated from aligned Cα coordinates relative to the ensemble-mean structure for each condition. RMSF therefore describes per-residue variability among retained AlphaFold2 structures and does not represent molecular-dynamics time fluctuations.</w:t>
      </w:r>
    </w:p>
    <w:p w:rsidR="00000000" w:rsidDel="00000000" w:rsidP="00000000" w:rsidRDefault="00000000" w:rsidRPr="00000000" ns1:paraId="00000030">
      <w:pPr>
        <w:spacing w:after="240" w:before="240" w:lineRule="auto"/>
        <w:rPr>
          <w:sz w:val="24"/>
          <w:szCs w:val="24"/>
        </w:rPr>
      </w:pPr>
      <w:r w:rsidDel="00000000" w:rsidR="00000000" w:rsidRPr="00000000">
        <w:rPr>
          <w:sz w:val="24"/>
          <w:szCs w:val="24"/>
          <w:rtl w:val="0"/>
        </w:rPr>
        <w:t xml:space="preserve">RMSDs were calculated using sequence-matched Cα atoms versus the experimental reference structure. Core-aligned regional RMSDs were calculated after applying the common structural-core transformation without independently refitting the region being measured; locally aligned regional RMSDs, where reported, used an additional fit restricted to that region. Experimental structures and alignment selections are listed in Supplementary Table S2, and regional RMSD definitions are listed in Supplementary Table S3.</w:t>
      </w:r>
    </w:p>
    <w:p w:rsidR="00000000" w:rsidDel="00000000" w:rsidP="00000000" w:rsidRDefault="00000000" w:rsidRPr="00000000" ns1:paraId="00000031">
      <w:pPr>
        <w:pStyle w:val="Heading3"/>
        <w:keepNext w:val="0"/>
        <w:keepLines w:val="0"/>
        <w:spacing w:before="280" w:lineRule="auto"/>
        <w:rPr>
          <w:b w:val="1"/>
          <w:bCs w:val="1"/>
          <w:color w:val="000000"/>
          <w:sz w:val="26"/>
          <w:szCs w:val="26"/>
        </w:rPr>
      </w:pPr>
      <w:bookmarkStart w:colFirst="0" w:colLast="0" w:name="_heading=h.ynmw7itebzak" w:id="0"/>
      <w:bookmarkEnd w:id="0"/>
      <w:r w:rsidDel="00000000" w:rsidR="00000000" w:rsidRPr="00000000">
        <w:rPr>
          <w:b w:val="1"/>
          <w:bCs w:val="1"/>
          <w:color w:val="000000"/>
          <w:sz w:val="26"/>
          <w:szCs w:val="26"/>
          <w:rtl w:val="0"/>
        </w:rPr>
        <w:t xml:space="preserve">Structural-distance and across-subunit analysis</w:t>
      </w:r>
    </w:p>
    <w:p w:rsidR="00000000" w:rsidDel="00000000" w:rsidP="00000000" w:rsidRDefault="00000000" w:rsidRPr="00000000" ns1:paraId="00000032">
      <w:pPr>
        <w:spacing w:after="240" w:before="240" w:lineRule="auto"/>
        <w:rPr>
          <w:sz w:val="24"/>
          <w:szCs w:val="24"/>
        </w:rPr>
      </w:pPr>
      <w:r w:rsidDel="00000000" w:rsidR="00000000" w:rsidRPr="00000000">
        <w:rPr>
          <w:sz w:val="24"/>
          <w:szCs w:val="24"/>
          <w:rtl w:val="0"/>
        </w:rPr>
        <w:t xml:space="preserve">Cα distances were calculated between predefined residue pairs to quantify larger-scale structural changes. Residue-level side-chain proximity was assessed separately using either shortest non-hydrogen side-chain distances or predefined side-chain tip distances, depending on the analysis. The shortest non-hydrogen side-chain distance was defined as the minimum Euclidean distance between any pair of non-hydrogen side-chain atoms in the specified residue pair. Because hydrogen atoms were not present in the analyzed AlphaFold2 coordinate files, these measurements correspond to minimum side-chain heavy-atom distances. Side-chain tip distances were defined separately as the Euclidean distance between predefined terminal atoms representing the distal end of the two side chains. The exact atoms used for tip-based measurements are provided in Supplementary Table S4.</w:t>
      </w:r>
    </w:p>
    <w:p w:rsidR="00000000" w:rsidDel="00000000" w:rsidP="00000000" w:rsidRDefault="00000000" w:rsidRPr="00000000" ns1:paraId="00000033">
      <w:pPr>
        <w:spacing w:after="240" w:before="240" w:lineRule="auto"/>
        <w:rPr>
          <w:sz w:val="24"/>
          <w:szCs w:val="24"/>
        </w:rPr>
      </w:pPr>
      <w:r w:rsidDel="00000000" w:rsidR="00000000" w:rsidRPr="00000000">
        <w:rPr>
          <w:sz w:val="24"/>
          <w:szCs w:val="24"/>
          <w:rtl w:val="0"/>
        </w:rPr>
        <w:t xml:space="preserve">Chain-resolved measurements were calculated before any across-subunit summary operation. For multimeric Kv2.1, each relevant measurement was therefore first evaluated for all four subunits of each predicted tetramer. When a single structure-level value was required, the four subunit-resolved measurements were combined using a predefined operation specific to that analysis rather than treating the four subunits as independent observations. Because chain identifiers in predicted Kv2.1 homotetramers are arbitrary, these summaries did not assume that predicted chains A–D corresponded to particular experimental protomers.</w:t>
      </w:r>
    </w:p>
    <w:p w:rsidR="00000000" w:rsidDel="00000000" w:rsidP="00000000" w:rsidRDefault="00000000" w:rsidRPr="00000000" ns1:paraId="00000034">
      <w:pPr>
        <w:spacing w:after="240" w:before="240" w:lineRule="auto"/>
        <w:rPr>
          <w:sz w:val="24"/>
          <w:szCs w:val="24"/>
        </w:rPr>
      </w:pPr>
      <w:r w:rsidDel="00000000" w:rsidR="00000000" w:rsidRPr="00000000">
        <w:rPr>
          <w:sz w:val="24"/>
          <w:szCs w:val="24"/>
          <w:rtl w:val="0"/>
        </w:rPr>
        <w:t xml:space="preserve">For the Kv2.1 L403A pore–VSD analysis, the E423–N179 Cα distance was measured independently in all four subunits and the maximum distance within each tetramer was retained as the structure-level value, thereby reporting the most displaced pore–VSD interface without relying on chain identity. Thus, each predicted tetramer contributed one value to distributions of this metric rather than four chain-level observations. Mutation-centered hydrophobic-nexus measurements were handled separately because they depend on defined intersubunit geometry: distances from residue 412 to L316 were measured within the same subunit, whereas the L329- and L403-centered measurements used the defined neighboring-subunit relationship. For F412L, the corresponding measurements were centered on L412. These Kv2.1 hydrophobic-nexus measurements used shortest non-hydrogen side-chain distances.</w:t>
      </w:r>
    </w:p>
    <w:p w:rsidR="00000000" w:rsidDel="00000000" w:rsidP="00000000" w:rsidRDefault="00000000" w:rsidRPr="00000000" ns1:paraId="00000035">
      <w:pPr>
        <w:spacing w:after="240" w:before="240" w:lineRule="auto"/>
        <w:rPr>
          <w:sz w:val="24"/>
          <w:szCs w:val="24"/>
        </w:rPr>
      </w:pPr>
      <w:r w:rsidDel="00000000" w:rsidR="00000000" w:rsidRPr="00000000">
        <w:rPr>
          <w:sz w:val="24"/>
          <w:szCs w:val="24"/>
          <w:rtl w:val="0"/>
        </w:rPr>
        <w:t xml:space="preserve">Nav1.5 IFM–receptor engagement was evaluated using predefined side-chain tip atoms for selected motif–receptor proximities, together with Cα-based measurements of motif separation and intracellular-gate geometry. Cav1.2 mutation-centered packing was assessed using shortest non-hydrogen side-chain distances between the substituted residue and selected surrounding residues. Complete residue, atom, chain, neighboring-subunit, distance-definition, and across-chain summary definitions for each measurement are provided in Supplementary Table S4.</w:t>
      </w:r>
    </w:p>
    <w:p w:rsidR="00000000" w:rsidDel="00000000" w:rsidP="00000000" w:rsidRDefault="00000000" w:rsidRPr="00000000" ns1:paraId="00000036">
      <w:pPr>
        <w:rPr>
          <w:b w:val="1"/>
          <w:bCs w:val="1"/>
          <w:sz w:val="24"/>
          <w:szCs w:val="24"/>
        </w:rPr>
      </w:pPr>
      <w:r w:rsidDel="00000000" w:rsidR="00000000" w:rsidRPr="00000000">
        <w:rPr>
          <w:b w:val="1"/>
          <w:bCs w:val="1"/>
          <w:sz w:val="24"/>
          <w:szCs w:val="24"/>
          <w:rtl w:val="0"/>
        </w:rPr>
        <w:t xml:space="preserve">Statistical analysis and sampling hierarchy</w:t>
      </w:r>
    </w:p>
    <w:p w:rsidR="00000000" w:rsidDel="00000000" w:rsidP="00000000" w:rsidRDefault="00000000" w:rsidRPr="00000000" ns1:paraId="00000037">
      <w:pPr>
        <w:rPr>
          <w:sz w:val="24"/>
          <w:szCs w:val="24"/>
        </w:rPr>
      </w:pPr>
      <w:r w:rsidDel="00000000" w:rsidR="00000000" w:rsidRPr="00000000">
        <w:rPr>
          <w:sz w:val="24"/>
          <w:szCs w:val="24"/>
          <w:rtl w:val="0"/>
        </w:rPr>
        <w:t xml:space="preserve">The input random seed was the primary resampling unit. Recycle snapshots from one seed-model trajectory and multiple subunits within one predicted structure were treated as correlated observations. For primary continuous structural outcomes, retained recycle snapshots were first reduced to the within-trajectory median. Available AlphaFold2 model parameterizations were then weighted equally within each seed, and seeds were weighted equally between conditions. For categorical outcomes, the within-trajectory reduction was specified explicitly as a fraction, earliest retained recycle, or latest retained recycle. Snapshot-level medians, percentiles, correlations, and frequencies were retained only as descriptive summaries and were not interpreted as independent observations or thermodynamic occupancies. Contributing seeds, correlated model-seed trajectories, and retained snapshots were reported separately.</w:t>
      </w:r>
      <w:r w:rsidDel="00000000" w:rsidR="00000000" w:rsidRPr="00000000">
        <w:rPr>
          <w:rtl w:val="0"/>
        </w:rPr>
      </w:r>
    </w:p>
    <w:p w:rsidR="00000000" w:rsidDel="00000000" w:rsidP="00000000" w:rsidRDefault="00000000" w:rsidRPr="00000000" ns1:paraId="00000038">
      <w:pPr>
        <w:rPr>
          <w:sz w:val="24"/>
          <w:szCs w:val="24"/>
        </w:rPr>
      </w:pPr>
      <w:r w:rsidDel="00000000" w:rsidR="00000000" w:rsidRPr="00000000">
        <w:rPr>
          <w:sz w:val="24"/>
          <w:szCs w:val="24"/>
          <w:rtl w:val="0"/>
        </w:rPr>
        <w:t xml:space="preserve">Ninety-five-percent confidence intervals were estimated from 2,000 nonparametric bootstrap resamples of complete seeds. In each resample, the five AlphaFold2 model parameterizations remained fixed, equal-weight strata within the sampled seed. Primary geometry comparisons included all analysis-qualified survivors in each condition and did not condition on the same model-seed trajectory surviving in both conditions. Paired common-survivor comparisons and leave-one-AF2-model-out analyses were used as sensitivity analyses. These intervals quantify variability among prediction runs under the specified inputs and modeling protocol; they do not quantify biological, thermodynamic, or equilibrium-state uncertainty.</w:t>
      </w:r>
    </w:p>
    <w:p w:rsidR="00000000" w:rsidDel="00000000" w:rsidP="00000000" w:rsidRDefault="00000000" w:rsidRPr="00000000" ns1:paraId="00000039">
      <w:pPr>
        <w:rPr/>
      </w:pPr>
      <w:r w:rsidDel="00000000" w:rsidR="00000000" w:rsidRPr="00000000">
        <w:rPr>
          <w:rtl w:val="0"/>
        </w:rPr>
        <w:t xml:space="preserve">For primary two-condition inference, retained recycles were reduced within model-seed trajectory, available AlphaFold2 model parameterizations were weighted equally within each recorded seed label, and recorded labels were resampled jointly across conditions while preserving condition-specific quality-control survivors. Common-contributing-label and common model-seed survivor analyses were reported as sensitivities. Because actual RNG equality was not independently recoverable, these are nominal-label design analyses rather than proof of paired random-number generation. Four-cell Kv2.1 interaction sensitivities used complete overlapping recorded labels and within-label differences.</w:t>
      </w:r>
    </w:p>
    <w:p w:rsidR="00000000" w:rsidDel="00000000" w:rsidP="00000000" w:rsidRDefault="00000000" w:rsidRPr="00000000" ns1:paraId="0000003A">
      <w:pPr>
        <w:rPr/>
      </w:pPr>
      <w:sdt>
        <w:sdtPr>
          <w:id w:val="1157290083"/>
          <w:tag w:val="goog_rdk_10"/>
        </w:sdtPr>
        <w:sdtContent>
          <w:r w:rsidDel="00000000" w:rsidR="00000000" w:rsidRPr="00000000">
            <w:rPr>
              <w:rFonts w:ascii="Arial Unicode MS" w:cs="Arial Unicode MS" w:eastAsia="Arial Unicode MS" w:hAnsi="Arial Unicode MS"/>
              <w:rtl w:val="0"/>
            </w:rPr>
            <w:t xml:space="preserve">For each metric and mapped subunit, the experimental change was defined as the 8SDA value minus the corresponding 8SD3 value, and the predicted change was defined as the protocol-matched L403A-minus-WT ensemble difference. For metrics displayed as recovery fractions, the predicted change was divided by the corresponding experimental change, such that 1 indicated recovery of the experimental magnitude and direction, 0 indicated no predicted change, and negative values indicated a change opposite to experiment. I405 pore-facing changes were retained in raw score units because the experimental change in subunit C was near zero. Normalized experimental-target error was calculated as |Δpred − Δexp|/(|Δpred| + |Δexp|), using circular differences for angular metrics and bounding values at 1.</w:t>
          </w:r>
        </w:sdtContent>
      </w:sdt>
    </w:p>
    <w:p w:rsidR="00000000" w:rsidDel="00000000" w:rsidP="00000000" w:rsidRDefault="00000000" w:rsidRPr="00000000" ns1:paraId="0000003B">
      <w:pPr>
        <w:keepNext w:val="0"/>
        <w:pageBreakBefore w:val="0"/>
        <w:rPr>
          <w:sz w:val="24"/>
          <w:szCs w:val="24"/>
        </w:rPr>
      </w:pPr>
      <w:r w:rsidDel="00000000" w:rsidR="00000000" w:rsidRPr="00000000">
        <w:rPr>
          <w:rtl w:val="0"/>
        </w:rPr>
      </w:r>
    </w:p>
    <w:p w:rsidR="00000000" w:rsidDel="00000000" w:rsidP="00000000" w:rsidRDefault="00000000" w:rsidRPr="00000000" ns1:paraId="0000003C">
      <w:pPr>
        <w:rPr>
          <w:b w:val="1"/>
          <w:bCs w:val="1"/>
          <w:sz w:val="24"/>
          <w:szCs w:val="24"/>
        </w:rPr>
      </w:pPr>
      <w:r w:rsidDel="00000000" w:rsidR="00000000" w:rsidRPr="00000000">
        <w:rPr>
          <w:b w:val="1"/>
          <w:bCs w:val="1"/>
          <w:sz w:val="24"/>
          <w:szCs w:val="24"/>
          <w:rtl w:val="0"/>
        </w:rPr>
        <w:t xml:space="preserve">Analysis-specific thresholds and structural filters</w:t>
      </w:r>
      <w:r w:rsidDel="00000000" w:rsidR="00000000" w:rsidRPr="00000000">
        <w:rPr>
          <w:rtl w:val="0"/>
        </w:rPr>
      </w:r>
    </w:p>
    <w:p w:rsidR="00000000" w:rsidDel="00000000" w:rsidP="00000000" w:rsidRDefault="00000000" w:rsidRPr="00000000" ns1:paraId="0000003D">
      <w:pPr>
        <w:rPr>
          <w:sz w:val="24"/>
          <w:szCs w:val="24"/>
        </w:rPr>
      </w:pPr>
      <w:r w:rsidDel="00000000" w:rsidR="00000000" w:rsidRPr="00000000">
        <w:rPr>
          <w:sz w:val="24"/>
          <w:szCs w:val="24"/>
          <w:rtl w:val="0"/>
        </w:rPr>
        <w:t xml:space="preserve">The primary L403A pore–VSD outcome was the continuous maximum E423–N179 Cα distance across the four subunits. The secondary 12.8 Å cutoff was prediction independent and experiment anchored: it was calculated from unrounded 8SD3 and 8SDA coordinates. Threshold summaries retained the absolute percentage-point difference as primary and called the secondary ratio a ratio of seed-balanced protocol sampling fractions; no pseudocount was added, and nonfinite bootstrap replicates were recorded. G406R severe overlap was defined by an R406-centered shortest-heavy distance below 2 Å, with 1.8 and 2.2 Å sensitivities. Sampling frequencies are protocol frequencies, not occupancies.</w:t>
      </w:r>
      <w:r w:rsidDel="00000000" w:rsidR="00000000" w:rsidRPr="00000000">
        <w:rPr>
          <w:rtl w:val="0"/>
        </w:rPr>
      </w:r>
    </w:p>
    <w:p w:rsidR="00000000" w:rsidDel="00000000" w:rsidP="00000000" w:rsidRDefault="00000000" w:rsidRPr="00000000" ns1:paraId="0000003E">
      <w:pPr>
        <w:rPr>
          <w:b w:val="1"/>
          <w:bCs w:val="1"/>
          <w:sz w:val="24"/>
          <w:szCs w:val="24"/>
        </w:rPr>
      </w:pPr>
      <w:r w:rsidDel="00000000" w:rsidR="00000000" w:rsidRPr="00000000">
        <w:rPr>
          <w:b w:val="1"/>
          <w:bCs w:val="1"/>
          <w:sz w:val="24"/>
          <w:szCs w:val="24"/>
          <w:rtl w:val="0"/>
        </w:rPr>
        <w:t xml:space="preserve">Seed-block distributional comparisons</w:t>
      </w:r>
    </w:p>
    <w:p w:rsidR="00000000" w:rsidDel="00000000" w:rsidP="00000000" w:rsidRDefault="00000000" w:rsidRPr="00000000" ns1:paraId="0000003F">
      <w:pPr>
        <w:rPr>
          <w:sz w:val="24"/>
          <w:szCs w:val="24"/>
        </w:rPr>
      </w:pPr>
      <w:r w:rsidDel="00000000" w:rsidR="00000000" w:rsidRPr="00000000">
        <w:rPr>
          <w:sz w:val="24"/>
          <w:szCs w:val="24"/>
          <w:rtl w:val="0"/>
        </w:rPr>
        <w:t xml:space="preserve">The all-distance discovery panel reported 35,602 coordinate-by-comparison effect estimates. Retained recycles were reduced to trajectory medians, available models were weighted equally within recorded label, and labels were weighted equally. Raw W1, signed median change, IQR ratios, common-survivor sensitivities, leave-one-model ranges, and whole-label rank recurrence were retained. Normalized W1 was flagged when the pooled IQR was below 0.05, 0.10, or 0.25 Å. No mass-univariate P or q values were calculated, and high rank recurrence was not treated as independent validation.</w:t>
      </w:r>
    </w:p>
    <w:p w:rsidR="00000000" w:rsidDel="00000000" w:rsidP="00000000" w:rsidRDefault="00000000" w:rsidRPr="00000000" ns1:paraId="00000040">
      <w:pPr>
        <w:rPr>
          <w:sz w:val="24"/>
          <w:szCs w:val="24"/>
        </w:rPr>
      </w:pPr>
      <w:r w:rsidDel="00000000" w:rsidR="00000000" w:rsidRPr="00000000">
        <w:rPr>
          <w:b w:val="1"/>
          <w:bCs w:val="1"/>
          <w:sz w:val="24"/>
          <w:szCs w:val="24"/>
          <w:rtl w:val="0"/>
        </w:rPr>
        <w:t xml:space="preserve">Descriptive reduced-depth analyses</w:t>
      </w:r>
      <w:r w:rsidDel="00000000" w:rsidR="00000000" w:rsidRPr="00000000">
        <w:rPr>
          <w:rtl w:val="0"/>
        </w:rPr>
      </w:r>
    </w:p>
    <w:p w:rsidR="00000000" w:rsidDel="00000000" w:rsidP="00000000" w:rsidRDefault="00000000" w:rsidRPr="00000000" ns1:paraId="00000041">
      <w:pPr>
        <w:rPr>
          <w:sz w:val="24"/>
          <w:szCs w:val="24"/>
        </w:rPr>
      </w:pPr>
      <w:r w:rsidDel="00000000" w:rsidR="00000000" w:rsidRPr="00000000">
        <w:rPr>
          <w:sz w:val="24"/>
          <w:szCs w:val="24"/>
          <w:rtl w:val="0"/>
        </w:rPr>
        <w:t xml:space="preserve">For the cross-channel analysis shown in Supplementary Fig. S8, we evaluated one predefined deterministic First100 cohort separately for wild-type Kv2.1, Nav1.5, and Cav1.2. Each cohort comprised the first 20 ordered seeds across the five AlphaFold2 model parameterizations, yielding 100 nominal model-seed trajectories per protocol before final quality control. Trajectories excluded by final quality control were not replaced by later trajectories. For the structural-breadth analyses in Supplementary Fig. S8A–D, each retained trajectory contributed one representative structure, defined as the latest numbered recycle surviving final quality control. The Nav1.5 comparison used the wild-type nav15_v2 condition.</w:t>
      </w:r>
    </w:p>
    <w:p w:rsidR="00000000" w:rsidDel="00000000" w:rsidP="00000000" w:rsidRDefault="00000000" w:rsidRPr="00000000" ns1:paraId="00000042">
      <w:pPr>
        <w:rPr>
          <w:sz w:val="24"/>
          <w:szCs w:val="24"/>
        </w:rPr>
      </w:pPr>
      <w:r w:rsidDel="00000000" w:rsidR="00000000" w:rsidRPr="00000000">
        <w:rPr>
          <w:sz w:val="24"/>
          <w:szCs w:val="24"/>
          <w:rtl w:val="0"/>
        </w:rPr>
        <w:t xml:space="preserve">Structural breadth was quantified as the interquartile range of each eligible chain-label-safe structural-distance coordinate. Each coordinate IQR was normalized by its corresponding pooled vanilla–masked IQR in the complete final-QC wild-type ensemble. Within each seed, normalized coordinate-level breadth values were summarized by the median within the intracellular-gate, selectivity-filter, VSD, and Other regional groups and across the complete channel-specific coordinate panel. First100 and complete final-QC ensembles were summarized separately. Recycle-specific retention was quantified as the number of model-seed trajectories contributing a qualifying retained snapshot at each numbered recycle. Because this analysis used one deterministic subset and normalization denominators estimated from the complete ensemble, it was treated as a retrospective descriptive illustration rather than as repeated-sampling evidence or a prospective stopping rule. Masks and coordinate panels differed across channels, so cross-channel comparisons were interpreted qualitatively.</w:t>
      </w:r>
    </w:p>
    <w:p w:rsidR="00000000" w:rsidDel="00000000" w:rsidP="00000000" w:rsidRDefault="00000000" w:rsidRPr="00000000" ns1:paraId="00000043">
      <w:pPr>
        <w:rPr>
          <w:sz w:val="24"/>
          <w:szCs w:val="24"/>
        </w:rPr>
      </w:pPr>
      <w:r w:rsidDel="00000000" w:rsidR="00000000" w:rsidRPr="00000000">
        <w:rPr>
          <w:sz w:val="24"/>
          <w:szCs w:val="24"/>
          <w:rtl w:val="0"/>
        </w:rPr>
        <w:t xml:space="preserve">Separately, reduced-depth stability of the L403A maximum E423–N179 distance and shifted-interface fraction was evaluated in 1,000 repeated draws of 20 seed identifiers shared by vanilla and masked ensembles. Each draw represented 100 nominal model-seed trajectories per protocol because the five AlphaFold2 model parameterizations were retained within each sampled seed. For each draw, we recorded the effect direction, relative error versus the complete-ensemble effect, coverage of the complete-ensemble effect by a subset interval, and, for the shifted-interface outcome, whether any masked rare state was detected. This was a retrospective sensitivity analysis, not a prospective stopping rule.</w:t>
      </w:r>
    </w:p>
    <w:p w:rsidR="00000000" w:rsidDel="00000000" w:rsidP="00000000" w:rsidRDefault="00000000" w:rsidRPr="00000000" ns1:paraId="00000044">
      <w:pPr>
        <w:rPr>
          <w:sz w:val="24"/>
          <w:szCs w:val="24"/>
        </w:rPr>
      </w:pPr>
      <w:r w:rsidDel="00000000" w:rsidR="00000000" w:rsidRPr="00000000">
        <w:rPr>
          <w:rtl w:val="0"/>
        </w:rPr>
      </w:r>
    </w:p>
    <w:p w:rsidR="00000000" w:rsidDel="00000000" w:rsidP="00000000" w:rsidRDefault="00000000" w:rsidRPr="00000000" ns1:paraId="00000045">
      <w:pPr>
        <w:rPr>
          <w:b w:val="1"/>
          <w:bCs w:val="1"/>
          <w:sz w:val="20"/>
          <w:szCs w:val="20"/>
        </w:rPr>
      </w:pPr>
      <w:r w:rsidDel="00000000" w:rsidR="00000000" w:rsidRPr="00000000">
        <w:rPr>
          <w:b w:val="1"/>
          <w:bCs w:val="1"/>
          <w:sz w:val="24"/>
          <w:szCs w:val="24"/>
          <w:rtl w:val="0"/>
        </w:rPr>
        <w:t xml:space="preserve">AlphaFold2 training context and experimental reference selection</w:t>
      </w:r>
      <w:r w:rsidDel="00000000" w:rsidR="00000000" w:rsidRPr="00000000">
        <w:rPr>
          <w:rtl w:val="0"/>
        </w:rPr>
      </w:r>
    </w:p>
    <w:p w:rsidR="00000000" w:rsidDel="00000000" w:rsidP="00000000" w:rsidRDefault="00000000" w:rsidRPr="00000000" ns1:paraId="00000046">
      <w:pPr>
        <w:rPr>
          <w:sz w:val="24"/>
          <w:szCs w:val="24"/>
        </w:rPr>
      </w:pPr>
      <w:r w:rsidDel="00000000" w:rsidR="00000000" w:rsidRPr="00000000">
        <w:rPr>
          <w:sz w:val="24"/>
          <w:szCs w:val="24"/>
          <w:rtl w:val="0"/>
        </w:rPr>
        <w:t xml:space="preserve">All experimental structures used for comparison were released after the structural-training cutoff of the model weights used for that channel. Kv2.1 was modeled with multimer_v3 weights, which have a cutoff of 30 September 2021, whereas the monomer_ptm models used for Nav1.5 and Cav1.2 derive from weights trained on structures released before 30 April 2018 [18,47,48]. Templates were disabled. These comparisons are therefore post-training, although not fully prospective as AlphaFold2 was trained on homologous channel structures and shared architectural features.</w:t>
      </w:r>
    </w:p>
    <w:p w:rsidR="00000000" w:rsidDel="00000000" w:rsidP="00000000" w:rsidRDefault="00000000" w:rsidRPr="00000000" ns1:paraId="00000047">
      <w:pPr>
        <w:keepNext w:val="0"/>
        <w:pageBreakBefore w:val="0"/>
        <w:rPr>
          <w:sz w:val="24"/>
          <w:szCs w:val="24"/>
        </w:rPr>
      </w:pPr>
      <w:r w:rsidDel="00000000" w:rsidR="00000000" w:rsidRPr="00000000">
        <w:rPr>
          <w:rtl w:val="0"/>
        </w:rPr>
      </w:r>
    </w:p>
    <w:p w:rsidR="00000000" w:rsidDel="00000000" w:rsidP="00000000" w:rsidRDefault="00000000" w:rsidRPr="00000000" ns1:paraId="00000048">
      <w:pPr>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ns1:paraId="00000049">
      <w:pPr>
        <w:rPr>
          <w:sz w:val="24"/>
          <w:szCs w:val="24"/>
        </w:rPr>
      </w:pPr>
      <w:r w:rsidDel="00000000" w:rsidR="00000000" w:rsidRPr="00000000">
        <w:rPr>
          <w:b w:val="1"/>
          <w:bCs w:val="1"/>
          <w:sz w:val="24"/>
          <w:szCs w:val="24"/>
          <w:rtl w:val="0"/>
        </w:rPr>
        <w:t xml:space="preserve">Targeted MSA masking produces channel and region-specific changes in structural sampling</w:t>
      </w:r>
      <w:r w:rsidDel="00000000" w:rsidR="00000000" w:rsidRPr="00000000">
        <w:rPr>
          <w:rtl w:val="0"/>
        </w:rPr>
      </w:r>
    </w:p>
    <w:p w:rsidR="00000000" w:rsidDel="00000000" w:rsidP="00000000" w:rsidRDefault="00000000" w:rsidRPr="00000000" ns1:paraId="0000004A">
      <w:pPr>
        <w:rPr>
          <w:sz w:val="24"/>
          <w:szCs w:val="24"/>
        </w:rPr>
      </w:pPr>
      <w:r w:rsidDel="00000000" w:rsidR="00000000" w:rsidRPr="00000000">
        <w:rPr>
          <w:sz w:val="24"/>
          <w:szCs w:val="24"/>
          <w:rtl w:val="0"/>
        </w:rPr>
        <w:t xml:space="preserve">We first compared representative structural landmarks in the wild-type channels. Masking did not uniformly increase structural variability. Kv2.1 showed pronounced expansion of selected intracellular-gate coordinates as shown by Cα distances of key residues, Nav1.5 showed no global expansion, with several VSD coordinates becoming narrower, and Cav1.2 showed smaller and more selective changes (Fig. 3D–F). Selectivity-filter geometry remained consistently constrained across all three systems. Masking therefore changed which regions sampled the broadest structural distributions, and the effect differed across channels and mask designs.</w:t>
      </w:r>
    </w:p>
    <w:p w:rsidR="00000000" w:rsidDel="00000000" w:rsidP="00000000" w:rsidRDefault="00000000" w:rsidRPr="00000000" ns1:paraId="0000004B">
      <w:pPr>
        <w:keepNext w:val="0"/>
        <w:pageBreakBefore w:val="0"/>
        <w:rPr>
          <w:sz w:val="24"/>
          <w:szCs w:val="24"/>
        </w:rPr>
      </w:pPr>
      <w:r w:rsidDel="00000000" w:rsidR="00000000" w:rsidRPr="00000000">
        <w:rPr>
          <w:rtl w:val="0"/>
        </w:rPr>
      </w:r>
    </w:p>
    <w:p w:rsidR="00000000" w:rsidDel="00000000" w:rsidP="00000000" w:rsidRDefault="00000000" w:rsidRPr="00000000" ns1:paraId="0000004C">
      <w:pPr>
        <w:keepNext w:val="0"/>
        <w:pageBreakBefore w:val="0"/>
        <w:rPr>
          <w:sz w:val="24"/>
          <w:szCs w:val="24"/>
        </w:rPr>
      </w:pPr>
      <w:r w:rsidDel="00000000" w:rsidR="00000000" w:rsidRPr="00000000">
        <w:rPr>
          <w:sz w:val="24"/>
          <w:szCs w:val="24"/>
        </w:rPr>
        <w:drawing>
          <wp:inline distB="114300" distT="114300" distL="114300" distR="114300">
            <wp:extent cx="5943600" cy="9020175"/>
            <wp:effectExtent b="0" l="0" r="0" t="0"/>
            <wp:docPr id="69" name="image9.png"/>
            <a:graphic>
              <a:graphicData uri="http://schemas.openxmlformats.org/drawingml/2006/picture">
                <pic:pic>
                  <pic:nvPicPr>
                    <pic:cNvPr id="0" name="image9.png"/>
                    <pic:cNvPicPr preferRelativeResize="0"/>
                  </pic:nvPicPr>
                  <pic:blipFill>
                    <a:blip r:embed="rId10"/>
                    <a:srcRect b="0" l="0" r="0" t="1763"/>
                    <a:stretch>
                      <a:fillRect/>
                    </a:stretch>
                  </pic:blipFill>
                  <pic:spPr>
                    <a:xfrm>
                      <a:off x="0" y="0"/>
                      <a:ext cx="5943600" cy="9020175"/>
                    </a:xfrm>
                    <a:prstGeom prst="rect"/>
                    <a:ln/>
                  </pic:spPr>
                </pic:pic>
              </a:graphicData>
            </a:graphic>
          </wp:inline>
        </w:drawing>
      </w:r>
      <w:r w:rsidDel="00000000" w:rsidR="00000000" w:rsidRPr="00000000">
        <w:rPr>
          <w:rtl w:val="0"/>
        </w:rPr>
      </w:r>
    </w:p>
    <w:p w:rsidR="00000000" w:rsidDel="00000000" w:rsidP="00000000" w:rsidRDefault="00000000" w:rsidRPr="00000000" ns1:paraId="0000004D">
      <w:pPr>
        <w:rPr>
          <w:b w:val="1"/>
          <w:bCs w:val="1"/>
          <w:sz w:val="20"/>
          <w:szCs w:val="20"/>
        </w:rPr>
      </w:pPr>
      <w:sdt>
        <w:sdtPr>
          <w:id w:val="84281988"/>
          <w:tag w:val="goog_rdk_11"/>
        </w:sdtPr>
        <w:sdtContent>
          <w:commentRangeStart w:id="7"/>
        </w:sdtContent>
      </w:sdt>
      <w:r w:rsidDel="00000000" w:rsidR="00000000" w:rsidRPr="00000000">
        <w:rPr>
          <w:b w:val="1"/>
          <w:bCs w:val="1"/>
          <w:sz w:val="20"/>
          <w:szCs w:val="20"/>
          <w:rtl w:val="0"/>
        </w:rPr>
        <w:t xml:space="preserve">Figure 3. Channel-specific targeted masks redistribute wild-type structural sampling.</w:t>
      </w:r>
      <w:commentRangeEnd w:id="7"/>
      <w:r w:rsidDel="00000000" w:rsidR="00000000" w:rsidRPr="00000000">
        <w:commentReference w:id="7"/>
      </w:r>
      <w:r w:rsidDel="00000000" w:rsidR="00000000" w:rsidRPr="00000000">
        <w:rPr>
          <w:rtl w:val="0"/>
        </w:rPr>
      </w:r>
    </w:p>
    <w:p w:rsidR="00000000" w:rsidDel="00000000" w:rsidP="00000000" w:rsidRDefault="00000000" w:rsidRPr="00000000" ns1:paraId="0000004E">
      <w:pPr>
        <w:rPr>
          <w:sz w:val="20"/>
          <w:szCs w:val="20"/>
        </w:rPr>
      </w:pPr>
      <w:r w:rsidDel="00000000" w:rsidR="00000000" w:rsidRPr="00000000">
        <w:rPr>
          <w:b w:val="1"/>
          <w:bCs w:val="1"/>
          <w:sz w:val="20"/>
          <w:szCs w:val="20"/>
          <w:rtl w:val="0"/>
        </w:rPr>
        <w:t xml:space="preserve">(A–C) </w:t>
      </w:r>
      <w:r w:rsidDel="00000000" w:rsidR="00000000" w:rsidRPr="00000000">
        <w:rPr>
          <w:sz w:val="20"/>
          <w:szCs w:val="20"/>
          <w:rtl w:val="0"/>
        </w:rPr>
        <w:t xml:space="preserve">Structural mapping of the targeted MSA masks in Kv2.1, Nav1.5, and Cav1.2, respectively. Directly masked regions are shown in channel-specific colors, while the remainder of each channel is shown in a neutral color. Because the Nav1.5 and Cav1.2 masks were condition specific, their exact definitions are listed in Table S1. </w:t>
      </w:r>
      <w:r w:rsidDel="00000000" w:rsidR="00000000" w:rsidRPr="00000000">
        <w:rPr>
          <w:b w:val="1"/>
          <w:bCs w:val="1"/>
          <w:sz w:val="20"/>
          <w:szCs w:val="20"/>
          <w:rtl w:val="0"/>
        </w:rPr>
        <w:t xml:space="preserve">(D–F) </w:t>
      </w:r>
      <w:r w:rsidDel="00000000" w:rsidR="00000000" w:rsidRPr="00000000">
        <w:rPr>
          <w:sz w:val="20"/>
          <w:szCs w:val="20"/>
          <w:rtl w:val="0"/>
        </w:rPr>
        <w:t xml:space="preserve">Vanilla and masked distributions of representative intracellular-gate, selectivity-filter, and voltage-sensor-domain Cα distances in wild-type Kv2.1, Nav1.5, and Cav1.2, respectively. Experimental structures are shown as reference markers. The Nav1.5 baseline comparison in panel E uses the wild-type mask v2 condition. Masking strongly expanded selected Kv2.1 intracellular-gate coordinates, produced smaller and more selective changes in Cav1.2, and narrowed several Nav1.5 voltage-sensor-domain distributions. Selectivity-filter coordinates remained comparatively constrained across the three systems.</w:t>
      </w:r>
    </w:p>
    <w:p w:rsidR="00000000" w:rsidDel="00000000" w:rsidP="00000000" w:rsidRDefault="00000000" w:rsidRPr="00000000" ns1:paraId="0000004F">
      <w:pPr>
        <w:keepNext w:val="0"/>
        <w:pageBreakBefore w:val="0"/>
        <w:rPr>
          <w:sz w:val="24"/>
          <w:szCs w:val="24"/>
        </w:rPr>
      </w:pPr>
      <w:r w:rsidDel="00000000" w:rsidR="00000000" w:rsidRPr="00000000">
        <w:rPr>
          <w:rtl w:val="0"/>
        </w:rPr>
      </w:r>
    </w:p>
    <w:p w:rsidR="00000000" w:rsidDel="00000000" w:rsidP="00000000" w:rsidRDefault="00000000" w:rsidRPr="00000000" ns1:paraId="00000050">
      <w:pPr>
        <w:rPr>
          <w:b w:val="1"/>
          <w:bCs w:val="1"/>
          <w:sz w:val="24"/>
          <w:szCs w:val="24"/>
        </w:rPr>
      </w:pPr>
      <w:r w:rsidDel="00000000" w:rsidR="00000000" w:rsidRPr="00000000">
        <w:rPr>
          <w:b w:val="1"/>
          <w:bCs w:val="1"/>
          <w:sz w:val="24"/>
          <w:szCs w:val="24"/>
          <w:rtl w:val="0"/>
        </w:rPr>
        <w:t xml:space="preserve">A predefined reduced-depth subset shows similar qualitative channel-specific masking patterns</w:t>
      </w:r>
    </w:p>
    <w:p w:rsidR="00000000" w:rsidDel="00000000" w:rsidP="00000000" w:rsidRDefault="00000000" w:rsidRPr="00000000" ns1:paraId="00000051">
      <w:pPr>
        <w:rPr>
          <w:sz w:val="24"/>
          <w:szCs w:val="24"/>
        </w:rPr>
      </w:pPr>
      <w:r w:rsidDel="00000000" w:rsidR="00000000" w:rsidRPr="00000000">
        <w:rPr>
          <w:sz w:val="24"/>
          <w:szCs w:val="24"/>
          <w:rtl w:val="0"/>
        </w:rPr>
        <w:t xml:space="preserve">We next examined whether the qualitative channel-specific masking patterns observed in the complete wild-type ensembles were also visible in one predefined First100 cohort comprising 100 nominal model-seed trajectories per protocol. Regional summaries showed a pattern similar to the complete ensembles: Kv2.1 had greater breadth in intracellular-gate and selected VSD coordinates, whereas Nav1.5 and Cav1.2 had lower global breadth under masking with coordinate-specific regional exceptions (Supplementary Fig. S8A,C,D). The masked-to-vanilla global-breadth ratios had the same qualitative direction in the First100 and complete ensembles—greater than one for Kv2.1 and below one for Nav1.5 and Cav1.2 (Supplementary Fig. S8B). The subset therefore provided a descriptive illustration of channel-dependent redistribution rather than evidence for a universal broadening response.</w:t>
      </w:r>
    </w:p>
    <w:p w:rsidR="00000000" w:rsidDel="00000000" w:rsidP="00000000" w:rsidRDefault="00000000" w:rsidRPr="00000000" ns1:paraId="00000052">
      <w:pPr>
        <w:rPr>
          <w:sz w:val="24"/>
          <w:szCs w:val="24"/>
        </w:rPr>
      </w:pPr>
      <w:r w:rsidDel="00000000" w:rsidR="00000000" w:rsidRPr="00000000">
        <w:rPr>
          <w:b w:val="0"/>
          <w:bCs w:val="0"/>
          <w:sz w:val="24"/>
          <w:szCs w:val="24"/>
          <w:rtl w:val="0"/>
        </w:rPr>
        <w:t xml:space="preserve">Recycle-resolved retention provided a separate quality-control perspective. Masked Kv2.1 retained fewer model–seed trajectories than vanilla in both the First100 and complete cohorts, whereas Nav1.5 and Cav1.2 retained nearly all nominal trajectories under both protocols (Supplementary Fig. S8E). The increased Kv2.1 breadth therefore did not arise from retaining more masked predictions, and retention and structural breadth should be evaluated independently for each system.</w:t>
      </w:r>
      <w:r w:rsidDel="00000000" w:rsidR="00000000" w:rsidRPr="00000000">
        <w:rPr>
          <w:rtl w:val="0"/>
        </w:rPr>
      </w:r>
    </w:p>
    <w:p w:rsidR="00000000" w:rsidDel="00000000" w:rsidP="00000000" w:rsidRDefault="00000000" w:rsidRPr="00000000" ns1:paraId="00000053">
      <w:pPr>
        <w:keepNext w:val="0"/>
        <w:pageBreakBefore w:val="0"/>
        <w:rPr>
          <w:b w:val="1"/>
          <w:bCs w:val="1"/>
          <w:sz w:val="24"/>
          <w:szCs w:val="24"/>
        </w:rPr>
      </w:pPr>
      <w:r w:rsidDel="00000000" w:rsidR="00000000" w:rsidRPr="00000000">
        <w:rPr>
          <w:rtl w:val="0"/>
        </w:rPr>
      </w:r>
    </w:p>
    <w:p w:rsidR="00000000" w:rsidDel="00000000" w:rsidP="00000000" w:rsidRDefault="00000000" w:rsidRPr="00000000" ns1:paraId="00000054">
      <w:pPr>
        <w:rPr>
          <w:b w:val="1"/>
          <w:bCs w:val="1"/>
          <w:sz w:val="24"/>
          <w:szCs w:val="24"/>
        </w:rPr>
      </w:pPr>
      <w:r w:rsidDel="00000000" w:rsidR="00000000" w:rsidRPr="00000000">
        <w:rPr>
          <w:sz w:val="24"/>
          <w:szCs w:val="24"/>
          <w:rtl w:val="0"/>
        </w:rPr>
        <w:t xml:space="preserve">In this single deterministic subset, the qualitative direction and regional distribution of the wild-type masking response were similar to those observed in the complete ensembles. This comparison does not quantify repeated-sampling stability or establish the sufficiency of a 100-trajectory budget. Because each coordinate was normalized using the pooled vanilla–masked IQR from the complete final-QC ensemble, the First100 analysis remains a retrospective descriptive illustration rather than a prospective stopping rule. Reduced-depth ensembles also remain insufficient for establishing the prevalence of rare, multimodal, or coordinated structural alternatives.</w:t>
      </w:r>
      <w:r w:rsidDel="00000000" w:rsidR="00000000" w:rsidRPr="00000000">
        <w:rPr>
          <w:rtl w:val="0"/>
        </w:rPr>
      </w:r>
    </w:p>
    <w:p w:rsidR="00000000" w:rsidDel="00000000" w:rsidP="00000000" w:rsidRDefault="00000000" w:rsidRPr="00000000" ns1:paraId="00000055">
      <w:pPr>
        <w:rPr>
          <w:b w:val="1"/>
          <w:bCs w:val="1"/>
          <w:sz w:val="24"/>
          <w:szCs w:val="24"/>
        </w:rPr>
      </w:pPr>
      <w:r w:rsidDel="00000000" w:rsidR="00000000" w:rsidRPr="00000000">
        <w:rPr>
          <w:rtl w:val="0"/>
        </w:rPr>
      </w:r>
    </w:p>
    <w:p w:rsidR="00000000" w:rsidDel="00000000" w:rsidP="00000000" w:rsidRDefault="00000000" w:rsidRPr="00000000" ns1:paraId="00000056">
      <w:pPr>
        <w:rPr>
          <w:sz w:val="24"/>
          <w:szCs w:val="24"/>
        </w:rPr>
      </w:pPr>
      <w:r w:rsidDel="00000000" w:rsidR="00000000" w:rsidRPr="00000000">
        <w:rPr>
          <w:sz w:val="24"/>
          <w:szCs w:val="24"/>
          <w:rtl w:val="0"/>
        </w:rPr>
        <w:t xml:space="preserve">In the seed-block all-distance discovery panel, primary WT–mutant sequence contrasts under the unmodified MSA had median W1 values of 0.1 Å for Cav1.2 G402S, 0.1 Å for Cav1.2 G406R, 0.2 Å for Kv2.1 L403A, 0.2 Å for Kv2.1 F412L, and 0.1 Å for Nav1.5 QQQ. Based on the unrounded estimates used for ranking, F412L showed the largest median separation among the primary vanilla sequence contrasts. Within the clean Kv2.1 shared-mask design, the masked WT–F412L comparison also exceeded the masked WT–L403A comparison (reported as 0.5 versus 0.1 Å). Masked WT–mutant comparisons in Cav1.2 and Nav1.5 were retained as protocol-specific explorations because their condition-specific masks do not support a factorial sequence contrast (Supplementary Fig. S6).</w:t>
      </w:r>
    </w:p>
    <w:p w:rsidR="00000000" w:rsidDel="00000000" w:rsidP="00000000" w:rsidRDefault="00000000" w:rsidRPr="00000000" ns1:paraId="00000057">
      <w:pPr>
        <w:rPr>
          <w:sz w:val="24"/>
          <w:szCs w:val="24"/>
        </w:rPr>
      </w:pPr>
      <w:r w:rsidDel="00000000" w:rsidR="00000000" w:rsidRPr="00000000">
        <w:rPr>
          <w:rtl w:val="0"/>
        </w:rPr>
      </w:r>
    </w:p>
    <w:p w:rsidR="00000000" w:rsidDel="00000000" w:rsidP="00000000" w:rsidRDefault="00000000" w:rsidRPr="00000000" ns1:paraId="00000058">
      <w:pPr>
        <w:rPr>
          <w:sz w:val="24"/>
          <w:szCs w:val="24"/>
        </w:rPr>
      </w:pPr>
      <w:r w:rsidDel="00000000" w:rsidR="00000000" w:rsidRPr="00000000">
        <w:rPr>
          <w:sz w:val="24"/>
          <w:szCs w:val="24"/>
          <w:rtl w:val="0"/>
        </w:rPr>
        <w:t xml:space="preserve">Despite the modest global separation observed for several mutants, the exploratory coordinate-level effect-size ranking localized the largest recurrent changes to specific structural regions rather than throughout the complete channel. Candidate effects included the Cav1.2 G406R 401–408/1530–1534 interface and a K429–V184/N181-centered region in Kv2.1 F412L, with the latter recurring across multiple tetramer subunits. Nav1.5 effects were similarly concentrated around the inactivation machinery, although their magnitude depended strongly on mask design. Because the all-distance panel was designed for effect-size discovery rather than mass-univariate hypothesis testing, these individual coordinates were used to localize candidate regions and were not treated as independently validated effects.</w:t>
      </w:r>
    </w:p>
    <w:p w:rsidR="00000000" w:rsidDel="00000000" w:rsidP="00000000" w:rsidRDefault="00000000" w:rsidRPr="00000000" ns1:paraId="00000059">
      <w:pPr>
        <w:rPr>
          <w:b w:val="1"/>
          <w:bCs w:val="1"/>
          <w:sz w:val="24"/>
          <w:szCs w:val="24"/>
        </w:rPr>
      </w:pPr>
      <w:r w:rsidDel="00000000" w:rsidR="00000000" w:rsidRPr="00000000">
        <w:rPr>
          <w:rtl w:val="0"/>
        </w:rPr>
      </w:r>
    </w:p>
    <w:p w:rsidR="00000000" w:rsidDel="00000000" w:rsidP="00000000" w:rsidRDefault="00000000" w:rsidRPr="00000000" ns1:paraId="0000005A">
      <w:pPr>
        <w:rPr>
          <w:b w:val="1"/>
          <w:bCs w:val="1"/>
          <w:sz w:val="24"/>
          <w:szCs w:val="24"/>
        </w:rPr>
      </w:pPr>
      <w:r w:rsidDel="00000000" w:rsidR="00000000" w:rsidRPr="00000000">
        <w:rPr>
          <w:b w:val="1"/>
          <w:bCs w:val="1"/>
          <w:sz w:val="24"/>
          <w:szCs w:val="24"/>
          <w:rtl w:val="0"/>
        </w:rPr>
        <w:t xml:space="preserve">Kv2.1 shows mutation-relevant responses to masking</w:t>
      </w:r>
    </w:p>
    <w:p w:rsidR="00000000" w:rsidDel="00000000" w:rsidP="00000000" w:rsidRDefault="00000000" w:rsidRPr="00000000" ns1:paraId="0000005B">
      <w:pPr>
        <w:keepNext w:val="0"/>
        <w:pageBreakBefore w:val="0"/>
        <w:rPr>
          <w:b w:val="1"/>
          <w:bCs w:val="1"/>
          <w:sz w:val="24"/>
          <w:szCs w:val="24"/>
        </w:rPr>
      </w:pPr>
      <w:r w:rsidDel="00000000" w:rsidR="00000000" w:rsidRPr="00000000">
        <w:rPr>
          <w:rtl w:val="0"/>
        </w:rPr>
      </w:r>
    </w:p>
    <w:p w:rsidR="00000000" w:rsidDel="00000000" w:rsidP="00000000" w:rsidRDefault="00000000" w:rsidRPr="00000000" ns1:paraId="0000005C">
      <w:pPr>
        <w:rPr>
          <w:sz w:val="24"/>
          <w:szCs w:val="24"/>
        </w:rPr>
      </w:pPr>
      <w:r w:rsidDel="00000000" w:rsidR="00000000" w:rsidRPr="00000000">
        <w:rPr>
          <w:sz w:val="24"/>
          <w:szCs w:val="24"/>
          <w:rtl w:val="0"/>
        </w:rPr>
        <w:t xml:space="preserve">Having first established the effects of masking in each wild-type channel (Fig. 3D–F), we next evaluated the mutant ensembles using both axes of the experimental design. We compared each mutant with its corresponding wild-type sequence under the same prediction protocol to identify mutation-associated changes, and compared vanilla with masked ensembles within each sequence background to determine how targeted masking redistributed sampling. We therefore do not interpret a masked-versus-vanilla difference in a mutant, by itself, as evidence of a mutation-specific effect. Instead, we ask whether the mutation changes the accessible structural landscape and whether masking subsequently increases or decreases access to experimentally supported or mutation-centered geometries. Kv2.1 provided the strongest direct test because wild-type and L403A experimental structures are both available, whereas the disease-associated F412L mutant remains structurally unresolved.</w:t>
      </w:r>
    </w:p>
    <w:p w:rsidR="00000000" w:rsidDel="00000000" w:rsidP="00000000" w:rsidRDefault="00000000" w:rsidRPr="00000000" ns1:paraId="0000005D">
      <w:pPr>
        <w:keepNext w:val="0"/>
        <w:pageBreakBefore w:val="0"/>
        <w:rPr>
          <w:sz w:val="24"/>
          <w:szCs w:val="24"/>
        </w:rPr>
      </w:pPr>
      <w:r w:rsidDel="00000000" w:rsidR="00000000" w:rsidRPr="00000000">
        <w:rPr>
          <w:rtl w:val="0"/>
        </w:rPr>
      </w:r>
    </w:p>
    <w:p w:rsidR="00000000" w:rsidDel="00000000" w:rsidP="00000000" w:rsidRDefault="00000000" w:rsidRPr="00000000" ns1:paraId="0000005E">
      <w:pPr>
        <w:rPr>
          <w:sz w:val="24"/>
          <w:szCs w:val="24"/>
        </w:rPr>
      </w:pPr>
      <w:r w:rsidDel="00000000" w:rsidR="00000000" w:rsidRPr="00000000">
        <w:rPr>
          <w:sz w:val="24"/>
          <w:szCs w:val="24"/>
          <w:rtl w:val="0"/>
        </w:rPr>
        <w:t xml:space="preserve">Across the Kv2.1 ensembles, masking produced the largest expansion in distances describing S6, the intracellular gate, and the pore–VSD interface (Fig. 3D). In a secondary model-seed trajectory-block sensitivity analysis, the median masked-to-vanilla standard-deviation ratio for S6-related coordinates was 2.85</w:t>
      </w:r>
      <w:sdt>
        <w:sdtPr>
          <w:id w:val="1984001515"/>
          <w:tag w:val="goog_rdk_12"/>
        </w:sdtPr>
        <w:sdtContent>
          <w:ins w:author="Kush Narang" w:id="0"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wild type (trajectory-block bootstrap 95% CI, 2.56–3.08), 1.90</w:t>
      </w:r>
      <w:sdt>
        <w:sdtPr>
          <w:id w:val="-333988877"/>
          <w:tag w:val="goog_rdk_13"/>
        </w:sdtPr>
        <w:sdtContent>
          <w:ins w:author="Kush Narang" w:id="1"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L403A (95% CI, 1.71–2.08), and 2.90</w:t>
      </w:r>
      <w:sdt>
        <w:sdtPr>
          <w:id w:val="-1010850499"/>
          <w:tag w:val="goog_rdk_14"/>
        </w:sdtPr>
        <w:sdtContent>
          <w:ins w:author="Kush Narang" w:id="2"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F412L (95% CI, 2.65–3.16). VSD and intracellular-gate coordinates also sampled broader distributions, whereas selectivity-filter distances changed comparatively little. Mask-centered ensemble RMSF profiles further showed that the increased structural variability was concentrated around the directly masked pore-coupling region rather than distributed uniformly throughout the channel. Within the directly masked positions, median masked-minus-vanilla RMSF differences were +1.5 Å for wild type (95% CI, +1.2 to +1.7 Å), +1.3 Å for L403A (95% CI, +1.0 to +1.6 Å), and +1.3 Å for F412L (95% CI, +1.1 to +1.5 Å). Outside the directly masked positions, median differences were negative in all three backgrounds, but the bootstrap intervals overlapped zero for wild type and L403A (Supplementary Fig. S2). The substantial response of wild-type Kv2.1 demonstrates that increased structural dispersion is an effect of the masking protocol itself and therefore cannot, on its own, be interpreted as mutation-specific; mutation relevance was instead assessed by comparing how the resulting distributions differed across sequence backgrounds and by relating them to experimentally defined structural coordinates. These S6 breadth and RMSF estimates were obtained by resampling model-seed trajectories and were interpreted as secondary sensitivity summaries rather than as primary whole-seed inference.</w:t>
      </w:r>
    </w:p>
    <w:p w:rsidR="00000000" w:rsidDel="00000000" w:rsidP="00000000" w:rsidRDefault="00000000" w:rsidRPr="00000000" ns1:paraId="0000005F">
      <w:pPr>
        <w:rPr>
          <w:sz w:val="24"/>
          <w:szCs w:val="24"/>
        </w:rPr>
      </w:pPr>
      <w:sdt>
        <w:sdtPr>
          <w:id w:val="-2071305698"/>
          <w:tag w:val="goog_rdk_15"/>
        </w:sdtPr>
        <w:sdtContent>
          <w:r w:rsidDel="00000000" w:rsidR="00000000" w:rsidRPr="00000000">
            <w:rPr>
              <w:rFonts w:ascii="Arial Unicode MS" w:cs="Arial Unicode MS" w:eastAsia="Arial Unicode MS" w:hAnsi="Arial Unicode MS"/>
              <w:sz w:val="24"/>
              <w:szCs w:val="24"/>
              <w:rtl w:val="0"/>
            </w:rPr>
            <w:t xml:space="preserve">Masking also reduced analysis-final trajectory retention from 97.4% to 83.8% in WT Kv2.1, from 95.8% to 85.2% in L403A, and from 94.6% to 82.4% in F412L. The corresponding masked-minus-vanilla differences were −13.6 percentage points (95% CI, −16.8 to −10.4), −10.6 percentage points (−13.8 to −7.2), and −12.2 percentage points (−15.6 to −8.6), respectively. Retention was therefore analyzed separately from structural geometry among survivors.</w:t>
          </w:r>
        </w:sdtContent>
      </w:sdt>
    </w:p>
    <w:p w:rsidR="00000000" w:rsidDel="00000000" w:rsidP="00000000" w:rsidRDefault="00000000" w:rsidRPr="00000000" ns1:paraId="00000060">
      <w:pPr>
        <w:rPr>
          <w:b w:val="1"/>
          <w:bCs w:val="1"/>
          <w:sz w:val="24"/>
          <w:szCs w:val="24"/>
        </w:rPr>
      </w:pPr>
      <w:r w:rsidDel="00000000" w:rsidR="00000000" w:rsidRPr="00000000">
        <w:rPr>
          <w:rtl w:val="0"/>
        </w:rPr>
      </w:r>
    </w:p>
    <w:p w:rsidR="00000000" w:rsidDel="00000000" w:rsidP="00000000" w:rsidRDefault="00000000" w:rsidRPr="00000000" ns1:paraId="00000061">
      <w:pPr>
        <w:rPr>
          <w:b w:val="1"/>
          <w:bCs w:val="1"/>
          <w:sz w:val="24"/>
          <w:szCs w:val="24"/>
        </w:rPr>
      </w:pPr>
      <w:r w:rsidDel="00000000" w:rsidR="00000000" w:rsidRPr="00000000">
        <w:rPr>
          <w:b w:val="1"/>
          <w:bCs w:val="1"/>
          <w:rtl w:val="0"/>
        </w:rPr>
        <w:t xml:space="preserve">L403A masking increases access to an experimental pore–VSD displacement but does not recover the complete inactivated-state rearrangement</w:t>
      </w:r>
      <w:r w:rsidDel="00000000" w:rsidR="00000000" w:rsidRPr="00000000">
        <w:rPr>
          <w:rtl w:val="0"/>
        </w:rPr>
      </w:r>
    </w:p>
    <w:p w:rsidR="00000000" w:rsidDel="00000000" w:rsidP="00000000" w:rsidRDefault="00000000" w:rsidRPr="00000000" ns1:paraId="00000062">
      <w:pPr>
        <w:spacing w:after="240" w:before="240" w:lineRule="auto"/>
        <w:rPr>
          <w:sz w:val="24"/>
          <w:szCs w:val="24"/>
        </w:rPr>
      </w:pPr>
      <w:r w:rsidDel="00000000" w:rsidR="00000000" w:rsidRPr="00000000">
        <w:rPr>
          <w:sz w:val="24"/>
          <w:szCs w:val="24"/>
          <w:rtl w:val="0"/>
        </w:rPr>
        <w:t xml:space="preserve">L403A provided the most direct experimental test because both WT and mutation-matched Kv2.1 structures are available. Our objective was therefore not simply to determine whether masking broadened the L403A ensemble, since masking also broadened several coordinates in WT Kv2.1, but to test whether the L403A sequence background gained increased access to a structural displacement observed specifically in the experimental mutant. The experimental 8SDA (L403A) structure contains an asymmetric pore–VSD rearrangement in which two E423–N179 Cα distances remain near the 8SD3 wild-type range, whereas the other two increase to 14.2 Å and 16.2 Å, respectively (Fig. 4A) [12]. Because subunit labels are arbitrary in the predicted homotetramers, we evaluated both the chain-resolved distributions and the largest E423–N179 distance across all four subunits in each predicted structure.</w:t>
      </w:r>
    </w:p>
    <w:p w:rsidR="00000000" w:rsidDel="00000000" w:rsidP="00000000" w:rsidRDefault="00000000" w:rsidRPr="00000000" ns1:paraId="00000063">
      <w:pPr>
        <w:spacing w:after="240" w:before="240" w:lineRule="auto"/>
        <w:rPr>
          <w:sz w:val="24"/>
          <w:szCs w:val="24"/>
        </w:rPr>
      </w:pPr>
      <w:r w:rsidDel="00000000" w:rsidR="00000000" w:rsidRPr="00000000">
        <w:rPr>
          <w:sz w:val="24"/>
          <w:szCs w:val="24"/>
          <w:rtl w:val="0"/>
        </w:rPr>
        <w:t xml:space="preserve">Under the default vanilla protocol, the L403A sequence remained largely concentrated in a WT-like pore–VSD regime and only rarely sampled the elongated geometry observed in 8SDA. Its 95th and 99th percentiles for the maximum subunit distance were 11.3 Å and 12.4 Å, respectively, although a small number of retained structures reached a maximum of 14.8 Å. In contrast, masking produced a substantially broader high-distance subgroup of L403A models. The corresponding 95th and 99th percentiles increased to 13.6 and 14.5 Å, and the largest masked structure reached 15.6 Å, approaching the 16.2 Å displacement in the most shifted experimental subunit. Thus, within the L403A sequence background, weakening the targeted MSA constraints increased access to the experimentally observed direction of the mutant pore–VSD rearrangement rather than simply shifting the complete ensemble toward 8SDA.</w:t>
      </w:r>
    </w:p>
    <w:p w:rsidR="00000000" w:rsidDel="00000000" w:rsidP="00000000" w:rsidRDefault="00000000" w:rsidRPr="00000000" ns1:paraId="00000064">
      <w:pPr>
        <w:spacing w:after="240" w:before="240" w:lineRule="auto"/>
        <w:rPr>
          <w:sz w:val="24"/>
          <w:szCs w:val="24"/>
        </w:rPr>
      </w:pPr>
      <w:sdt>
        <w:sdtPr>
          <w:id w:val="1063812497"/>
          <w:tag w:val="goog_rdk_16"/>
        </w:sdtPr>
        <w:sdtContent>
          <w:commentRangeStart w:id="8"/>
        </w:sdtContent>
      </w:sdt>
      <w:sdt>
        <w:sdtPr>
          <w:id w:val="380892967"/>
          <w:tag w:val="goog_rdk_17"/>
        </w:sdtPr>
        <w:sdtContent>
          <w:commentRangeStart w:id="9"/>
        </w:sdtContent>
      </w:sdt>
      <w:r w:rsidDel="00000000" w:rsidR="00000000" w:rsidRPr="00000000">
        <w:rPr>
          <w:sz w:val="24"/>
          <w:szCs w:val="24"/>
          <w:rtl w:val="0"/>
        </w:rPr>
        <w:t xml:space="preserve">Using the continuous maximum E423–N179 Cα distance as primary, masking increased the seed-balanced trajectory-median mean from 10.2 to 11.3 Å, a difference of 1.1 Å (95% joint nominal-seed interval, 1.0–1.2 Å). W1 was 1.1 Å (1.0–1.2 Å; paired-label permutation P = 0.0001). The complete recorded-label masking-by-L403A sensitivity was +0.28 Å (+0.14 to +0.41 Å), but actual RNG equality was not independently verified; this result is not sufficient to establish a sequence-specific masking effect.</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ns1:paraId="00000065">
      <w:pPr>
        <w:spacing w:after="240" w:before="240" w:lineRule="auto"/>
        <w:rPr>
          <w:sz w:val="24"/>
          <w:szCs w:val="24"/>
        </w:rPr>
      </w:pPr>
      <w:r w:rsidDel="00000000" w:rsidR="00000000" w:rsidRPr="00000000">
        <w:rPr>
          <w:sz w:val="24"/>
          <w:szCs w:val="24"/>
          <w:rtl w:val="0"/>
        </w:rPr>
        <w:t xml:space="preserve">At the prediction-independent, experiment-anchored 12.8 Å cutoff, the seed-balanced within-trajectory shifted-interface fraction increased from 0.6% in vanilla to 13.0% after masking, an absolute increase of 12.3 percentage points (95% joint nominal-seed interval, 9.8–14.9 points). The secondary ratio of seed-balanced protocol sampling fractions was 21.4 (95% interval, 9.5–145.1); 14 bootstrap replicates were nonfinite because the vanilla denominator was zero, and no pseudocount was used. Earliest- and latest-retained-recycle differences were +19.1 and +9.4 percentage points.</w:t>
      </w:r>
    </w:p>
    <w:p w:rsidR="00000000" w:rsidDel="00000000" w:rsidP="00000000" w:rsidRDefault="00000000" w:rsidRPr="00000000" ns1:paraId="00000066">
      <w:pPr>
        <w:spacing w:after="240" w:before="240" w:lineRule="auto"/>
        <w:rPr>
          <w:sz w:val="24"/>
          <w:szCs w:val="24"/>
        </w:rPr>
      </w:pPr>
      <w:sdt>
        <w:sdtPr>
          <w:id w:val="-1998987006"/>
          <w:tag w:val="goog_rdk_18"/>
        </w:sdtPr>
        <w:sdtContent>
          <w:r w:rsidDel="00000000" w:rsidR="00000000" w:rsidRPr="00000000">
            <w:rPr>
              <w:rFonts w:ascii="Arial Unicode MS" w:cs="Arial Unicode MS" w:eastAsia="Arial Unicode MS" w:hAnsi="Arial Unicode MS"/>
              <w:sz w:val="24"/>
              <w:szCs w:val="24"/>
              <w:rtl w:val="0"/>
            </w:rPr>
            <w:t xml:space="preserve">The increase was dominated by tetramers with all four interfaces above the cutoff: this category increased from 0.6% to 10.8%, whereas exactly two shifted interfaces increased from 0.0% to 0.8%. Predicted chain identities were not mapped to experimental chain A–D. The masked geometry was therefore usually more symmetric than the two-shifted/two-WT-like arrangement in 8SDA. Ordered-vector RMSE to 8SDA decreased from 3.7 to 3.0 Å (difference −0.7 Å; 95% interval, −0.8 to −0.7 Å), and the fraction closer to 8SDA than 8SD3 increased from 0.5% to 5.5%.</w:t>
          </w:r>
        </w:sdtContent>
      </w:sdt>
    </w:p>
    <w:p w:rsidR="00000000" w:rsidDel="00000000" w:rsidP="00000000" w:rsidRDefault="00000000" w:rsidRPr="00000000" ns1:paraId="00000067">
      <w:pPr>
        <w:spacing w:after="240" w:before="240" w:lineRule="auto"/>
        <w:rPr>
          <w:sz w:val="24"/>
          <w:szCs w:val="24"/>
        </w:rPr>
      </w:pPr>
      <w:r w:rsidDel="00000000" w:rsidR="00000000" w:rsidRPr="00000000">
        <w:rPr>
          <w:sz w:val="24"/>
          <w:szCs w:val="24"/>
          <w:rtl w:val="0"/>
        </w:rPr>
        <w:t xml:space="preserve">Across 1,000 draws of 20 common recorded seed labels, the continuous and shifted-interface effects retained their direction in every draw, with median relative errors of 6.6% and 13.7%. Paired inner-bootstrap subset intervals contained the full-ensemble point estimate in 96.1% and 95.2% of draws, respectively. This is retrospective stability, not frequentist coverage or a prospective stopping rule (Supplementary Table S6).</w:t>
      </w:r>
    </w:p>
    <w:p w:rsidR="00000000" w:rsidDel="00000000" w:rsidP="00000000" w:rsidRDefault="00000000" w:rsidRPr="00000000" ns1:paraId="00000068">
      <w:pPr>
        <w:spacing w:after="240" w:before="240" w:lineRule="auto"/>
        <w:rPr>
          <w:sz w:val="24"/>
          <w:szCs w:val="24"/>
        </w:rPr>
      </w:pPr>
      <w:r w:rsidDel="00000000" w:rsidR="00000000" w:rsidRPr="00000000">
        <w:rPr>
          <w:rtl w:val="0"/>
        </w:rPr>
        <w:t xml:space="preserve">Whole structure RMSDs calculated against experimental structures provided complementary context for this local response. Most vanilla L403A structures remained closer to experimental 8SD3 (WT) than to 8SDA (L403A), as indicated by their positions above the equal-similarity diagonal in Fig. 4C and by the predominantly positive RMSD differences in Fig. 4D. The masked ensemble also remained predominantly closer to 8SD3, but its distribution broadened and included a larger subset of structures approaching or crossing into greater similarity to 8SDA. Thus, the directed pore–VSD shift did not represent uniform conversion of the complete channel toward the mutant structure. Instead, masking increased the access to the experimental displacement within a more heterogeneous whole-channel ensemble.</w:t>
      </w:r>
      <w:r w:rsidDel="00000000" w:rsidR="00000000" w:rsidRPr="00000000">
        <w:rPr>
          <w:rtl w:val="0"/>
        </w:rPr>
      </w:r>
    </w:p>
    <w:p w:rsidR="00000000" w:rsidDel="00000000" w:rsidP="00000000" w:rsidRDefault="00000000" w:rsidRPr="00000000" ns1:paraId="00000069">
      <w:pPr>
        <w:rPr/>
      </w:pPr>
      <w:r w:rsidDel="00000000" w:rsidR="00000000" w:rsidRPr="00000000">
        <w:rPr>
          <w:rtl w:val="0"/>
        </w:rPr>
        <w:t xml:space="preserve">To determine whether the increased E423–N179 separation reflected recovery of the broader experimental L403A rearrangement, we quantified PIP/S6 kink geometry, I401 and I405 orientation, whole-S6 rotation, S4–S5-linker displacement, and F412-centered displacement, together with a normalized metric-by-subunit experimental-target error summary (Supplementary Fig. S7A–D, F–H). Protocol-matched, seed-resampled comparisons did not show general recovery of the experimental conformational program. The clearest masking-dependent directional response involved I405: targeted masking produced small changes toward the experimental direction for selected pore-facing and angular measures, but their magnitudes remained substantially smaller than the experimental reorientation (Supplementary Fig. S7C,D). Because the experimental I405 pore-facing change in subunit C was near zero, the low normalized error for that metric–subunit combination was not interpreted as strong recovery.</w:t>
      </w:r>
    </w:p>
    <w:p w:rsidR="00000000" w:rsidDel="00000000" w:rsidP="00000000" w:rsidRDefault="00000000" w:rsidRPr="00000000" ns1:paraId="0000006A">
      <w:pPr>
        <w:rPr/>
      </w:pPr>
      <w:r w:rsidDel="00000000" w:rsidR="00000000" w:rsidRPr="00000000">
        <w:rPr>
          <w:rtl w:val="0"/>
        </w:rPr>
        <w:t xml:space="preserve">Most other experimental signatures were not recovered. Neither protocol reproduced the pronounced PIP/S6 kink straightening observed in 8SDA (Supplementary Fig. S7A). I401 orientation remained close to no predicted change relative to experiment (Supplementary Fig. S7B,D), and whole-S6 rotation, S4–S5-linker displacement, and F412-centered displacement showed limited recovery under either protocol (Supplementary Fig. S7D,F–H). Subunit-resolved analysis was essential because the experimental changes differed in magnitude and direction among protomers. Together, the expanded analysis indicates that masking enriched the E423–N179 shifted-interface geometry (Supplementary Fig. S7E) and produced small experimental-direction I405 changes (Supplementary Fig. S7C,D), but did not reproduce the coordinated conformational program of the most rearranged 8SDA protomers.</w:t>
      </w:r>
    </w:p>
    <w:p w:rsidR="00000000" w:rsidDel="00000000" w:rsidP="00000000" w:rsidRDefault="00000000" w:rsidRPr="00000000" ns1:paraId="0000006B">
      <w:pPr>
        <w:rPr/>
      </w:pPr>
      <w:r w:rsidDel="00000000" w:rsidR="00000000" w:rsidRPr="00000000">
        <w:rPr>
          <w:rtl w:val="0"/>
        </w:rPr>
        <w:t xml:space="preserve">To determine whether the L403A response extended beyond E423–N179, we also measured shortest non-hydrogen distances from F412 to the same-subunit S4–S5 linker and the neighboring S5 and S6 helices (Fig. 4E). Analyzing the contacts separately allowed us to identify local rearrangements that would be obscured by a single pocket-level score. Experimental 8SD3 and chain-resolved 8SDA values were used as structural references.</w:t>
      </w:r>
    </w:p>
    <w:p w:rsidR="00000000" w:rsidDel="00000000" w:rsidP="00000000" w:rsidRDefault="00000000" w:rsidRPr="00000000" ns1:paraId="0000006C">
      <w:pPr>
        <w:keepNext w:val="0"/>
        <w:pageBreakBefore w:val="0"/>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5422900"/>
            <wp:effectExtent b="0" l="0" r="0" t="0"/>
            <wp:docPr id="6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ns1:paraId="0000006D">
      <w:pPr>
        <w:rPr>
          <w:b w:val="1"/>
          <w:bCs w:val="1"/>
          <w:sz w:val="20"/>
          <w:szCs w:val="20"/>
        </w:rPr>
      </w:pPr>
      <w:r w:rsidDel="00000000" w:rsidR="00000000" w:rsidRPr="00000000">
        <w:rPr>
          <w:b w:val="1"/>
          <w:bCs w:val="1"/>
          <w:sz w:val="20"/>
          <w:szCs w:val="20"/>
          <w:rtl w:val="0"/>
        </w:rPr>
        <w:t xml:space="preserve">Figure 4. Targeted MSA masking reveals mutation-relevant pore–VSD alternatives in Kv2.1 L403A.</w:t>
      </w:r>
    </w:p>
    <w:p w:rsidR="00000000" w:rsidDel="00000000" w:rsidP="00000000" w:rsidRDefault="00000000" w:rsidRPr="00000000" ns1:paraId="0000006E">
      <w:pPr>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Structural comparison of experimental wild-type Kv2.1, 8SD3, and experimental L403A Kv2.1, 8SDA, aligned using a stable transmembrane core. The superposition highlights the asymmetric rearrangement at the pore–VSD interface in 8SDA. E423 and N179 Cα atoms are shown with dashed lines indicating the measured subunit-resolved distances</w:t>
      </w:r>
      <w:r w:rsidDel="00000000" w:rsidR="00000000" w:rsidRPr="00000000">
        <w:rPr>
          <w:b w:val="1"/>
          <w:bCs w:val="1"/>
          <w:sz w:val="20"/>
          <w:szCs w:val="20"/>
          <w:rtl w:val="0"/>
        </w:rPr>
        <w:t xml:space="preserve"> (B) </w:t>
      </w:r>
      <w:r w:rsidDel="00000000" w:rsidR="00000000" w:rsidRPr="00000000">
        <w:rPr>
          <w:sz w:val="20"/>
          <w:szCs w:val="20"/>
          <w:rtl w:val="0"/>
        </w:rPr>
        <w:t xml:space="preserve">Chain-resolved distributions of the E423–N179 Cα distance in vanilla and masked L403A ensembles. Experimental values from 8SD3 and 8SDA are shown as reference markers, and the dashed horizontal line at 12.8 Å indicates the shifted-interface threshold used in the analysis. Because subunit labels are arbitrary in predicted homotetramers, chains A–D are not interpreted as corresponding directly to the experimental chain identities</w:t>
      </w:r>
      <w:r w:rsidDel="00000000" w:rsidR="00000000" w:rsidRPr="00000000">
        <w:rPr>
          <w:b w:val="1"/>
          <w:bCs w:val="1"/>
          <w:sz w:val="20"/>
          <w:szCs w:val="20"/>
          <w:rtl w:val="0"/>
        </w:rPr>
        <w:t xml:space="preserve"> (C) </w:t>
      </w:r>
      <w:r w:rsidDel="00000000" w:rsidR="00000000" w:rsidRPr="00000000">
        <w:rPr>
          <w:sz w:val="20"/>
          <w:szCs w:val="20"/>
          <w:rtl w:val="0"/>
        </w:rPr>
        <w:t xml:space="preserve">RMSD of each predicted L403A structure to experimental 8SD3 and 8SDA. The diagonal indicates equal RMSD to the two references; structures above the diagonal are closer to 8SD3, whereas structures below it are closer to 8SDA</w:t>
      </w:r>
      <w:r w:rsidDel="00000000" w:rsidR="00000000" w:rsidRPr="00000000">
        <w:rPr>
          <w:b w:val="1"/>
          <w:bCs w:val="1"/>
          <w:sz w:val="20"/>
          <w:szCs w:val="20"/>
          <w:rtl w:val="0"/>
        </w:rPr>
        <w:t xml:space="preserve"> (D) </w:t>
      </w:r>
      <w:r w:rsidDel="00000000" w:rsidR="00000000" w:rsidRPr="00000000">
        <w:rPr>
          <w:sz w:val="20"/>
          <w:szCs w:val="20"/>
          <w:rtl w:val="0"/>
        </w:rPr>
        <w:t xml:space="preserve">Distribution of ΔRMSD, calculated as RMSD to 8SDA minus RMSD to 8SD3 for the complete structure. Positive values indicate greater similarity to the wild-type reference, whereas negative values indicate greater similarity to the L403A reference</w:t>
      </w:r>
      <w:r w:rsidDel="00000000" w:rsidR="00000000" w:rsidRPr="00000000">
        <w:rPr>
          <w:b w:val="1"/>
          <w:bCs w:val="1"/>
          <w:sz w:val="20"/>
          <w:szCs w:val="20"/>
          <w:rtl w:val="0"/>
        </w:rPr>
        <w:t xml:space="preserve"> (E) </w:t>
      </w:r>
      <w:r w:rsidDel="00000000" w:rsidR="00000000" w:rsidRPr="00000000">
        <w:rPr>
          <w:sz w:val="20"/>
          <w:szCs w:val="20"/>
          <w:rtl w:val="0"/>
        </w:rPr>
        <w:t xml:space="preserve">F412-centered hydrophobic-nexus distances in the L403A ensembles. Split violins show the shortest non-hydrogen distances from F412 to L316 in the same-subunit S4–S5 linker, L329 in the neighboring S5 helix, and A403 in the neighboring S6 helix. The corresponding wild-type F412–L403 measurements from 8SD3 and chain-resolved F412–A403 measurements from 8SDA are shown as experimental references. The dashed line at 4 Å is a proximity guide</w:t>
      </w:r>
      <w:r w:rsidDel="00000000" w:rsidR="00000000" w:rsidRPr="00000000">
        <w:rPr>
          <w:b w:val="1"/>
          <w:bCs w:val="1"/>
          <w:sz w:val="20"/>
          <w:szCs w:val="20"/>
          <w:rtl w:val="0"/>
        </w:rPr>
        <w:t xml:space="preserve"> (F) </w:t>
      </w:r>
      <w:r w:rsidDel="00000000" w:rsidR="00000000" w:rsidRPr="00000000">
        <w:rPr>
          <w:sz w:val="20"/>
          <w:szCs w:val="20"/>
          <w:rtl w:val="0"/>
        </w:rPr>
        <w:t xml:space="preserve">Close-up superposition of a quality-controlled masked L403A model with experimental 8SDA. The displayed model illustrates the experimentally directed local rearrangement without implying complete recovery of the mutant structure.</w:t>
      </w:r>
    </w:p>
    <w:p w:rsidR="00000000" w:rsidDel="00000000" w:rsidP="00000000" w:rsidRDefault="00000000" w:rsidRPr="00000000" ns1:paraId="0000006F">
      <w:pPr>
        <w:keepNext w:val="0"/>
        <w:pageBreakBefore w:val="0"/>
        <w:rPr>
          <w:sz w:val="20"/>
          <w:szCs w:val="20"/>
        </w:rPr>
      </w:pPr>
      <w:r w:rsidDel="00000000" w:rsidR="00000000" w:rsidRPr="00000000">
        <w:rPr>
          <w:rtl w:val="0"/>
        </w:rPr>
      </w:r>
    </w:p>
    <w:p w:rsidR="00000000" w:rsidDel="00000000" w:rsidP="00000000" w:rsidRDefault="00000000" w:rsidRPr="00000000" ns1:paraId="00000070">
      <w:pPr>
        <w:rPr>
          <w:sz w:val="24"/>
          <w:szCs w:val="24"/>
        </w:rPr>
      </w:pPr>
      <w:r w:rsidDel="00000000" w:rsidR="00000000" w:rsidRPr="00000000">
        <w:rPr>
          <w:b w:val="1"/>
          <w:bCs w:val="1"/>
          <w:sz w:val="24"/>
          <w:szCs w:val="24"/>
          <w:rtl w:val="0"/>
        </w:rPr>
        <w:t xml:space="preserve">Masking redistributes alternative local packing arrangements around the unresolved F412L mutation</w:t>
      </w:r>
      <w:r w:rsidDel="00000000" w:rsidR="00000000" w:rsidRPr="00000000">
        <w:rPr>
          <w:rtl w:val="0"/>
        </w:rPr>
      </w:r>
    </w:p>
    <w:p w:rsidR="00000000" w:rsidDel="00000000" w:rsidP="00000000" w:rsidRDefault="00000000" w:rsidRPr="00000000" ns1:paraId="00000071">
      <w:pPr>
        <w:spacing w:after="240" w:before="240" w:lineRule="auto"/>
        <w:rPr>
          <w:sz w:val="24"/>
          <w:szCs w:val="24"/>
        </w:rPr>
      </w:pPr>
      <w:r w:rsidDel="00000000" w:rsidR="00000000" w:rsidRPr="00000000">
        <w:rPr>
          <w:sz w:val="24"/>
          <w:szCs w:val="24"/>
          <w:rtl w:val="0"/>
        </w:rPr>
        <w:t xml:space="preserve">F412L provided the unresolved disease-associated mutant test that originally motivated the Kv2.1 structural comparison. The F412L substitution is associated with KCNB1-related epileptic encephalopathy and was implicated in disruption of the hydrophobic electromechanical-coupling nexus. A previous experimental study attempted to determine the F412L structure but did not obtain suitable Kv2.1-like two-dimensional particle classes and subsequently used the experimentally tractable L403A mutant to capture a related inactivated conformation [12]. Because no Kv2.1 F412L structure is available, we did not evaluate F412L predictions against a mutation-matched reference structure. Instead, 8SD3 (WT) and 8SDA (L403A) were used as channel-matched experimental references defining local coupling geometries known to be accessible in Kv2.1 (Fig. 5A).</w:t>
      </w:r>
    </w:p>
    <w:p w:rsidR="00000000" w:rsidDel="00000000" w:rsidP="00000000" w:rsidRDefault="00000000" w:rsidRPr="00000000" ns1:paraId="00000072">
      <w:pPr>
        <w:spacing w:after="240" w:before="240" w:lineRule="auto"/>
        <w:rPr>
          <w:sz w:val="24"/>
          <w:szCs w:val="24"/>
        </w:rPr>
      </w:pPr>
      <w:sdt>
        <w:sdtPr>
          <w:id w:val="429188585"/>
          <w:tag w:val="goog_rdk_19"/>
        </w:sdtPr>
        <w:sdtContent>
          <w:r w:rsidDel="00000000" w:rsidR="00000000" w:rsidRPr="00000000">
            <w:rPr>
              <w:rFonts w:ascii="Arial Unicode MS" w:cs="Arial Unicode MS" w:eastAsia="Arial Unicode MS" w:hAnsi="Arial Unicode MS"/>
              <w:sz w:val="24"/>
              <w:szCs w:val="24"/>
              <w:rtl w:val="0"/>
            </w:rPr>
            <w:t xml:space="preserve">F412L masking produced contact-specific redistribution (Fig. 5B). The seed-balanced L412–L316 within-4-Å frequency increased from 0.5% to 13.9%, a difference of 13.4 percentage points (95% joint nominal-seed interval, 11.6–15.3). L412–L329 remained outside 4 Å, although its continuous distance increased by 0.64 Å (0.51–0.77 Å). L412–L403 within-4-Å proximity decreased from 95.8% to 84.1%, a difference of −11.7 points (−13.8 to −9.7). These are proximity criteria, not bonds. At the L412–L403 measure, the fraction below 2 Å increased to 4.9%, so unrelaxed short-distance models were retained as a severe-overlap flag rather than plausible packing.</w:t>
          </w:r>
        </w:sdtContent>
      </w:sdt>
    </w:p>
    <w:p w:rsidR="00000000" w:rsidDel="00000000" w:rsidP="00000000" w:rsidRDefault="00000000" w:rsidRPr="00000000" ns1:paraId="00000073">
      <w:pPr>
        <w:spacing w:after="240" w:before="240" w:lineRule="auto"/>
        <w:rPr>
          <w:sz w:val="24"/>
          <w:szCs w:val="24"/>
        </w:rPr>
      </w:pPr>
      <w:r w:rsidDel="00000000" w:rsidR="00000000" w:rsidRPr="00000000">
        <w:rPr>
          <w:sz w:val="24"/>
          <w:szCs w:val="24"/>
          <w:rtl w:val="0"/>
        </w:rPr>
        <w:t xml:space="preserve">Mutation-centered ensemble RMSF profiles supported a local redistribution of structural sampling (Fig. 5C). Masking increased structural variability through much of the S6 segment surrounding F412, including the directly masked region, but the effect was not uniform across the helix. The masked-minus-vanilla difference decreased toward the distal end of the analyzed segment and became negative at several C-terminal positions. Thus, masking did not simply make S6 globally more flexible; it changed where along the helix alternative conformations were sampled.</w:t>
      </w:r>
    </w:p>
    <w:p w:rsidR="00000000" w:rsidDel="00000000" w:rsidP="00000000" w:rsidRDefault="00000000" w:rsidRPr="00000000" ns1:paraId="00000074">
      <w:pPr>
        <w:spacing w:after="240" w:before="240" w:lineRule="auto"/>
        <w:rPr>
          <w:sz w:val="24"/>
          <w:szCs w:val="24"/>
        </w:rPr>
      </w:pPr>
      <w:r w:rsidDel="00000000" w:rsidR="00000000" w:rsidRPr="00000000">
        <w:rPr>
          <w:sz w:val="24"/>
          <w:szCs w:val="24"/>
          <w:rtl w:val="0"/>
        </w:rPr>
        <w:t xml:space="preserve">The contact-distance and RMSF analyses therefore show that masking redistributed F412L packing in a contact-specific, multimodal manner rather than favoring one dominant geometry. The ensemble-level distributions, rather than any individual representative, provide the current support for this interpretation.</w:t>
      </w:r>
    </w:p>
    <w:p w:rsidR="00000000" w:rsidDel="00000000" w:rsidP="00000000" w:rsidRDefault="00000000" w:rsidRPr="00000000" ns1:paraId="00000075">
      <w:pPr>
        <w:keepNext w:val="0"/>
        <w:pageBreakBefore w:val="0"/>
        <w:spacing w:after="240" w:before="240" w:lineRule="auto"/>
        <w:rPr>
          <w:sz w:val="24"/>
          <w:szCs w:val="24"/>
        </w:rPr>
      </w:pPr>
      <w:r w:rsidDel="00000000" w:rsidR="00000000" w:rsidRPr="00000000">
        <w:rPr>
          <w:rtl w:val="0"/>
        </w:rPr>
      </w:r>
    </w:p>
    <w:p w:rsidR="00000000" w:rsidDel="00000000" w:rsidP="00000000" w:rsidRDefault="00000000" w:rsidRPr="00000000" ns1:paraId="00000076">
      <w:pPr>
        <w:keepNext w:val="0"/>
        <w:pageBreakBefore w:val="0"/>
        <w:rPr>
          <w:color w:val="0c5e4f"/>
          <w:sz w:val="24"/>
          <w:szCs w:val="24"/>
        </w:rPr>
      </w:pPr>
      <w:r w:rsidDel="00000000" w:rsidR="00000000" w:rsidRPr="00000000">
        <w:rPr>
          <w:sz w:val="24"/>
          <w:szCs w:val="24"/>
        </w:rPr>
        <w:drawing>
          <wp:inline distB="114300" distT="114300" distL="114300" distR="114300">
            <wp:extent cx="5943600" cy="3990975"/>
            <wp:effectExtent b="0" l="0" r="0" t="0"/>
            <wp:docPr id="72" name="image11.png"/>
            <a:graphic>
              <a:graphicData uri="http://schemas.openxmlformats.org/drawingml/2006/picture">
                <pic:pic>
                  <pic:nvPicPr>
                    <pic:cNvPr id="0" name="image11.png"/>
                    <pic:cNvPicPr preferRelativeResize="0"/>
                  </pic:nvPicPr>
                  <pic:blipFill>
                    <a:blip r:embed="rId12"/>
                    <a:srcRect b="26362" l="0" r="0" t="0"/>
                    <a:stretch>
                      <a:fillRect/>
                    </a:stretch>
                  </pic:blipFill>
                  <pic:spPr>
                    <a:xfrm>
                      <a:off x="0" y="0"/>
                      <a:ext cx="5943600" cy="3990975"/>
                    </a:xfrm>
                    <a:prstGeom prst="rect"/>
                    <a:ln/>
                  </pic:spPr>
                </pic:pic>
              </a:graphicData>
            </a:graphic>
          </wp:inline>
        </w:drawing>
      </w:r>
      <w:r w:rsidDel="00000000" w:rsidR="00000000" w:rsidRPr="00000000">
        <w:rPr>
          <w:rtl w:val="0"/>
        </w:rPr>
      </w:r>
    </w:p>
    <w:p w:rsidR="00000000" w:rsidDel="00000000" w:rsidP="00000000" w:rsidRDefault="00000000" w:rsidRPr="00000000" ns1:paraId="00000077">
      <w:pPr>
        <w:rPr>
          <w:b w:val="1"/>
          <w:bCs w:val="1"/>
          <w:sz w:val="20"/>
          <w:szCs w:val="20"/>
        </w:rPr>
      </w:pPr>
      <w:r w:rsidDel="00000000" w:rsidR="00000000" w:rsidRPr="00000000">
        <w:rPr>
          <w:b w:val="1"/>
          <w:bCs w:val="1"/>
          <w:sz w:val="20"/>
          <w:szCs w:val="20"/>
          <w:rtl w:val="0"/>
        </w:rPr>
        <w:t xml:space="preserve">Figure 5. Targeted masking redistributes local S6 packing around the unresolved Kv2.1 F412L mutation. (A) </w:t>
      </w:r>
      <w:r w:rsidDel="00000000" w:rsidR="00000000" w:rsidRPr="00000000">
        <w:rPr>
          <w:sz w:val="20"/>
          <w:szCs w:val="20"/>
          <w:rtl w:val="0"/>
        </w:rPr>
        <w:t xml:space="preserve">Structural location of F412 within the Kv2.1 S6 and pore-coupling region. L316 in the same-subunit S4–S5 linker, L329 in the closest neighboring S5 helix, and L403 in the closest neighboring S6 helix define the analyzed hydrophobic nexus.</w:t>
      </w:r>
      <w:r w:rsidDel="00000000" w:rsidR="00000000" w:rsidRPr="00000000">
        <w:rPr>
          <w:b w:val="1"/>
          <w:bCs w:val="1"/>
          <w:sz w:val="20"/>
          <w:szCs w:val="20"/>
          <w:rtl w:val="0"/>
        </w:rPr>
        <w:t xml:space="preserve"> (B) </w:t>
      </w:r>
      <w:r w:rsidDel="00000000" w:rsidR="00000000" w:rsidRPr="00000000">
        <w:rPr>
          <w:sz w:val="20"/>
          <w:szCs w:val="20"/>
          <w:rtl w:val="0"/>
        </w:rPr>
        <w:t xml:space="preserve">L412-centered shortest non-hydrogen distances in F412L vanilla and masked ensembles. Experimental markers indicate the corresponding F412 measurements in wild-type 8SD3 and chain-resolved L403 measurements in the L403A structure 8SDA. The dashed line at 4 Å is a proximity guide; distances below 2 Å indicate severe atomic overlap and were not interpreted as plausible contacts. Masking produced contact-specific and multimodal redistribution rather than uniform expansion or contraction of the nexus.</w:t>
      </w:r>
      <w:r w:rsidDel="00000000" w:rsidR="00000000" w:rsidRPr="00000000">
        <w:rPr>
          <w:b w:val="1"/>
          <w:bCs w:val="1"/>
          <w:sz w:val="20"/>
          <w:szCs w:val="20"/>
          <w:rtl w:val="0"/>
        </w:rPr>
        <w:t xml:space="preserve"> (C) </w:t>
      </w:r>
      <w:r w:rsidDel="00000000" w:rsidR="00000000" w:rsidRPr="00000000">
        <w:rPr>
          <w:sz w:val="20"/>
          <w:szCs w:val="20"/>
          <w:rtl w:val="0"/>
        </w:rPr>
        <w:t xml:space="preserve">Mutation-centered ensemble RMSF across the S6 region surrounding F412. The directly masked interval and mutation site are indicated. The lower plot shows the masked-minus-vanilla RMSF difference, demonstrating that masking redistributed structural variability along S6 rather than increasing it uniformly.</w:t>
      </w:r>
      <w:r w:rsidDel="00000000" w:rsidR="00000000" w:rsidRPr="00000000">
        <w:rPr>
          <w:rtl w:val="0"/>
        </w:rPr>
      </w:r>
    </w:p>
    <w:p w:rsidR="00000000" w:rsidDel="00000000" w:rsidP="00000000" w:rsidRDefault="00000000" w:rsidRPr="00000000" ns1:paraId="00000078">
      <w:pPr>
        <w:keepNext w:val="0"/>
        <w:pageBreakBefore w:val="0"/>
        <w:rPr>
          <w:sz w:val="24"/>
          <w:szCs w:val="24"/>
        </w:rPr>
      </w:pPr>
      <w:r w:rsidDel="00000000" w:rsidR="00000000" w:rsidRPr="00000000">
        <w:rPr>
          <w:rtl w:val="0"/>
        </w:rPr>
      </w:r>
    </w:p>
    <w:p w:rsidR="00000000" w:rsidDel="00000000" w:rsidP="00000000" w:rsidRDefault="00000000" w:rsidRPr="00000000" ns1:paraId="00000079">
      <w:pPr>
        <w:rPr>
          <w:b w:val="1"/>
          <w:bCs w:val="1"/>
          <w:sz w:val="24"/>
          <w:szCs w:val="24"/>
        </w:rPr>
      </w:pPr>
      <w:r w:rsidDel="00000000" w:rsidR="00000000" w:rsidRPr="00000000">
        <w:rPr>
          <w:b w:val="1"/>
          <w:bCs w:val="1"/>
          <w:sz w:val="24"/>
          <w:szCs w:val="24"/>
          <w:rtl w:val="0"/>
        </w:rPr>
        <w:t xml:space="preserve">Targeted masking disrupts native IFM–receptor engagement in Nav1.5</w:t>
      </w:r>
    </w:p>
    <w:p w:rsidR="00000000" w:rsidDel="00000000" w:rsidP="00000000" w:rsidRDefault="00000000" w:rsidRPr="00000000" ns1:paraId="0000007A">
      <w:pPr>
        <w:keepNext w:val="0"/>
        <w:pageBreakBefore w:val="0"/>
        <w:rPr>
          <w:b w:val="1"/>
          <w:bCs w:val="1"/>
          <w:sz w:val="24"/>
          <w:szCs w:val="24"/>
        </w:rPr>
      </w:pPr>
      <w:r w:rsidDel="00000000" w:rsidR="00000000" w:rsidRPr="00000000">
        <w:rPr>
          <w:rtl w:val="0"/>
        </w:rPr>
      </w:r>
    </w:p>
    <w:p w:rsidR="00000000" w:rsidDel="00000000" w:rsidP="00000000" w:rsidRDefault="00000000" w:rsidRPr="00000000" ns1:paraId="0000007B">
      <w:pPr>
        <w:rPr>
          <w:sz w:val="24"/>
          <w:szCs w:val="24"/>
        </w:rPr>
      </w:pPr>
      <w:sdt>
        <w:sdtPr>
          <w:id w:val="-963858585"/>
          <w:tag w:val="goog_rdk_20"/>
        </w:sdtPr>
        <w:sdtContent>
          <w:commentRangeStart w:id="10"/>
        </w:sdtContent>
      </w:sdt>
      <w:sdt>
        <w:sdtPr>
          <w:id w:val="220009869"/>
          <w:tag w:val="goog_rdk_21"/>
        </w:sdtPr>
        <w:sdtContent>
          <w:commentRangeStart w:id="11"/>
        </w:sdtContent>
      </w:sdt>
      <w:sdt>
        <w:sdtPr>
          <w:id w:val="234387205"/>
          <w:tag w:val="goog_rdk_22"/>
        </w:sdtPr>
        <w:sdtContent>
          <w:commentRangeStart w:id="12"/>
        </w:sdtContent>
      </w:sdt>
      <w:r w:rsidDel="00000000" w:rsidR="00000000" w:rsidRPr="00000000">
        <w:rPr>
          <w:sz w:val="24"/>
          <w:szCs w:val="24"/>
          <w:rtl w:val="0"/>
        </w:rPr>
        <w:t xml:space="preserve">Nav1.5 did not show broad masking-dependent expansion. Fig. 3E shows the WT nav15_v2 condition, whereas Fig. 6 compares WT nav15_standard with QQQ nav15_standard_plus_IFM. Because these two masked designs were not identical, their WT–QQQ comparison was treated as a protocol-specific exploration rather than as a factorial sequence contrast; the vanilla WT–QQQ comparison was treated as the primary sequence comparison. WT nav15_v2, WT nav15_v2_noIFM, and QQQ nav15_v2 were analyzed separately as follow-up mask-placement controls. In the no-IFM control, the three IFM columns were retained. Under these named mask designs, many distance distributions remained similar to vanilla or became narrower, particularly within the VSDs, while the clearest broadening occurred locally at the intracellular gate. We therefore focused on whether masking altered IFM–receptor engagement and whether those changes were coordinated with activation-gate geometry.</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ns1:paraId="0000007C">
      <w:pPr>
        <w:keepNext w:val="0"/>
        <w:pageBreakBefore w:val="0"/>
        <w:rPr>
          <w:sz w:val="24"/>
          <w:szCs w:val="24"/>
        </w:rPr>
      </w:pPr>
      <w:r w:rsidDel="00000000" w:rsidR="00000000" w:rsidRPr="00000000">
        <w:rPr>
          <w:rtl w:val="0"/>
        </w:rPr>
      </w:r>
    </w:p>
    <w:p w:rsidR="00000000" w:rsidDel="00000000" w:rsidP="00000000" w:rsidRDefault="00000000" w:rsidRPr="00000000" ns1:paraId="0000007D">
      <w:pPr>
        <w:rPr>
          <w:sz w:val="24"/>
          <w:szCs w:val="24"/>
        </w:rPr>
      </w:pPr>
      <w:sdt>
        <w:sdtPr>
          <w:id w:val="289972530"/>
          <w:tag w:val="goog_rdk_23"/>
        </w:sdtPr>
        <w:sdtContent>
          <w:commentRangeStart w:id="13"/>
        </w:sdtContent>
      </w:sdt>
      <w:sdt>
        <w:sdtPr>
          <w:id w:val="622550371"/>
          <w:tag w:val="goog_rdk_24"/>
        </w:sdtPr>
        <w:sdtContent>
          <w:commentRangeStart w:id="14"/>
        </w:sdtContent>
      </w:sdt>
      <w:sdt>
        <w:sdtPr>
          <w:id w:val="1230378717"/>
          <w:tag w:val="goog_rdk_25"/>
        </w:sdtPr>
        <w:sdtContent>
          <w:r w:rsidDel="00000000" w:rsidR="00000000" w:rsidRPr="00000000">
            <w:rPr>
              <w:rFonts w:ascii="Arial Unicode MS" w:cs="Arial Unicode MS" w:eastAsia="Arial Unicode MS" w:hAnsi="Arial Unicode MS"/>
              <w:sz w:val="24"/>
              <w:szCs w:val="24"/>
              <w:rtl w:val="0"/>
            </w:rPr>
            <w:t xml:space="preserve">Using seed-balanced trajectory summaries, vanilla QQQ minus vanilla WT increased mean motif–receptor separation from 18.9 to 28.3 Å, a signed change of 9.4 Å (95% joint nominal-seed interval, 8.4–10.5 Å; W1 9.4 Å, permutation P = 0.0001). The gate-span change was only 0.06 Å (−0.18 to 0.29 Å). Greater motif–receptor separation was not consistently associated with greater intracellular-gate opening across predictions, and these geometries were not interpreted as progression through physical time.</w:t>
          </w:r>
        </w:sdtContent>
      </w:sdt>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ns1:paraId="0000007E">
      <w:pPr>
        <w:keepNext w:val="0"/>
        <w:pageBreakBefore w:val="0"/>
        <w:rPr>
          <w:sz w:val="24"/>
          <w:szCs w:val="24"/>
        </w:rPr>
      </w:pPr>
      <w:r w:rsidDel="00000000" w:rsidR="00000000" w:rsidRPr="00000000">
        <w:rPr>
          <w:rtl w:val="0"/>
        </w:rPr>
      </w:r>
    </w:p>
    <w:p w:rsidR="00000000" w:rsidDel="00000000" w:rsidP="00000000" w:rsidRDefault="00000000" w:rsidRPr="00000000" ns1:paraId="0000007F">
      <w:pPr>
        <w:rPr>
          <w:sz w:val="24"/>
          <w:szCs w:val="24"/>
        </w:rPr>
      </w:pPr>
      <w:r w:rsidDel="00000000" w:rsidR="00000000" w:rsidRPr="00000000">
        <w:rPr>
          <w:sz w:val="24"/>
          <w:szCs w:val="24"/>
          <w:rtl w:val="0"/>
        </w:rPr>
        <w:t xml:space="preserve">Masking also shifted wild-type motif geometry away from the experimentally supported receptor-proximal arrangement. Relative to WT vanilla, motif–receptor separation increased by 9.87 Å with `nav15_standard`, 10.02 Å with `nav15_v2`, and 10.02 Å with the `nav15_v2_noIFM` mechanistic follow-up. Leaving the IFM columns unmasked therefore did not restore receptor-proximal geometry when surrounding constraints were weakened. In QQQ, `nav15_standard_plus_IFM` changed the signed motif separation by only 0.26 Å (95% interval included zero), whereas `nav15_v2` increased it by 0.71 Å. Exact masks were not pooled into a factorial WT–QQQ interpretation.</w:t>
      </w:r>
    </w:p>
    <w:p w:rsidR="00000000" w:rsidDel="00000000" w:rsidP="00000000" w:rsidRDefault="00000000" w:rsidRPr="00000000" ns1:paraId="00000080">
      <w:pPr>
        <w:keepNext w:val="0"/>
        <w:pageBreakBefore w:val="0"/>
        <w:rPr>
          <w:sz w:val="24"/>
          <w:szCs w:val="24"/>
        </w:rPr>
      </w:pPr>
      <w:r w:rsidDel="00000000" w:rsidR="00000000" w:rsidRPr="00000000">
        <w:rPr>
          <w:rtl w:val="0"/>
        </w:rPr>
      </w:r>
    </w:p>
    <w:p w:rsidR="00000000" w:rsidDel="00000000" w:rsidP="00000000" w:rsidRDefault="00000000" w:rsidRPr="00000000" ns1:paraId="00000081">
      <w:pPr>
        <w:rPr>
          <w:sz w:val="24"/>
          <w:szCs w:val="24"/>
        </w:rPr>
      </w:pPr>
      <w:r w:rsidDel="00000000" w:rsidR="00000000" w:rsidRPr="00000000">
        <w:rPr>
          <w:sz w:val="24"/>
          <w:szCs w:val="24"/>
          <w:rtl w:val="0"/>
        </w:rPr>
        <w:t xml:space="preserve">The long-distance wild-type Nav1.5 predictions should not be interpreted simply as open-state structures. In the original engineered QQQ open structure 7FBS, the III–IV linker containing the substituted motif is unresolved, so an experimental QQQ–receptor distance cannot be measured directly [16]. More recent wild-type Nav1.5 open and intermediate structures retain the IFM motif within or near its receptor pocket while showing changes in the activation gate, VSDs, linker, and C-terminal domain [38,39]. </w:t>
      </w:r>
      <w:sdt>
        <w:sdtPr>
          <w:id w:val="-240244565"/>
          <w:tag w:val="goog_rdk_26"/>
        </w:sdtPr>
        <w:sdtContent>
          <w:commentRangeStart w:id="15"/>
        </w:sdtContent>
      </w:sdt>
      <w:r w:rsidDel="00000000" w:rsidR="00000000" w:rsidRPr="00000000">
        <w:rPr>
          <w:sz w:val="24"/>
          <w:szCs w:val="24"/>
          <w:rtl w:val="0"/>
        </w:rPr>
        <w:t xml:space="preserve">The 2026 intermediate-open Nav1.5 structure further shows that ion accessibility near the IFM region can occur without complete motif disengagement [39]</w:t>
      </w:r>
      <w:commentRangeEnd w:id="15"/>
      <w:r w:rsidDel="00000000" w:rsidR="00000000" w:rsidRPr="00000000">
        <w:commentReference w:id="15"/>
      </w:r>
      <w:r w:rsidDel="00000000" w:rsidR="00000000" w:rsidRPr="00000000">
        <w:rPr>
          <w:sz w:val="24"/>
          <w:szCs w:val="24"/>
          <w:rtl w:val="0"/>
        </w:rPr>
        <w:t xml:space="preserve">. Together, these structures argue against treating full IFM–receptor separation as a necessary structural marker of pore opening.</w:t>
      </w:r>
    </w:p>
    <w:p w:rsidR="00000000" w:rsidDel="00000000" w:rsidP="00000000" w:rsidRDefault="00000000" w:rsidRPr="00000000" ns1:paraId="00000082">
      <w:pPr>
        <w:keepNext w:val="0"/>
        <w:pageBreakBefore w:val="0"/>
        <w:rPr>
          <w:sz w:val="24"/>
          <w:szCs w:val="24"/>
        </w:rPr>
      </w:pPr>
      <w:r w:rsidDel="00000000" w:rsidR="00000000" w:rsidRPr="00000000">
        <w:rPr>
          <w:rtl w:val="0"/>
        </w:rPr>
      </w:r>
    </w:p>
    <w:p w:rsidR="00000000" w:rsidDel="00000000" w:rsidP="00000000" w:rsidRDefault="00000000" w:rsidRPr="00000000" ns1:paraId="00000083">
      <w:pPr>
        <w:rPr>
          <w:sz w:val="24"/>
          <w:szCs w:val="24"/>
        </w:rPr>
      </w:pPr>
      <w:r w:rsidDel="00000000" w:rsidR="00000000" w:rsidRPr="00000000">
        <w:rPr>
          <w:sz w:val="24"/>
          <w:szCs w:val="24"/>
          <w:rtl w:val="0"/>
        </w:rPr>
        <w:t xml:space="preserve">The wild-type RMSF profile clarified that masking did not simply increase structural variability around the III–IV linker. Vanilla predictions showed a highly variable region immediately following the IFM motif, consistent with coexistence of receptor-proximal and receptor-distal linker arrangements. In the masked ensemble, RMSF in this region decreased because most structures sampled a more consistently receptor-distal geometry (Fig. 6C). Therefore, reduced RMSF did not indicate preservation of the native receptor-proximal geometry; it reflected concentration of the masked ensemble in a different linker arrangement.</w:t>
      </w:r>
    </w:p>
    <w:p w:rsidR="00000000" w:rsidDel="00000000" w:rsidP="00000000" w:rsidRDefault="00000000" w:rsidRPr="00000000" ns1:paraId="00000084">
      <w:pPr>
        <w:keepNext w:val="0"/>
        <w:pageBreakBefore w:val="0"/>
        <w:rPr>
          <w:sz w:val="24"/>
          <w:szCs w:val="24"/>
        </w:rPr>
      </w:pPr>
      <w:r w:rsidDel="00000000" w:rsidR="00000000" w:rsidRPr="00000000">
        <w:rPr>
          <w:rtl w:val="0"/>
        </w:rPr>
      </w:r>
    </w:p>
    <w:p w:rsidR="00000000" w:rsidDel="00000000" w:rsidP="00000000" w:rsidRDefault="00000000" w:rsidRPr="00000000" ns1:paraId="00000085">
      <w:pPr>
        <w:rPr>
          <w:sz w:val="24"/>
          <w:szCs w:val="24"/>
        </w:rPr>
      </w:pPr>
      <w:sdt>
        <w:sdtPr>
          <w:id w:val="-333360893"/>
          <w:tag w:val="goog_rdk_27"/>
        </w:sdtPr>
        <w:sdtContent>
          <w:r w:rsidDel="00000000" w:rsidR="00000000" w:rsidRPr="00000000">
            <w:rPr>
              <w:rFonts w:ascii="Arial Unicode MS" w:cs="Arial Unicode MS" w:eastAsia="Arial Unicode MS" w:hAnsi="Arial Unicode MS"/>
              <w:sz w:val="24"/>
              <w:szCs w:val="24"/>
              <w:rtl w:val="0"/>
            </w:rPr>
            <w:t xml:space="preserve">Regional RMSD analysis provided an orthogonal view of the structural tradeoff. Relative to native-open 8VYJ, the original WT mask lowered seed-balanced DII-S6 RMSD by 0.4 Å (masked-minus-vanilla 95% whole-seed bootstrap CI, −1.0 to −0.2 Å), while increasing IFM-motif RMSD by 16.4 Å (16.1–16.9 Å) and IFM-receptor-set RMSD by 0.4 Å (0.3–0.4 Å). Relative to the QQQ reference 7FBS, the original QQQ mask lowered S5/S6 pore-helix RMSD by 0.1 Å (95% CI, −0.2 to 0.0 Å; the upper bound remained below zero before rounding) and DII-S6 RMSD by 0.9 Å (95% CI, −1.2 to −0.8 Å), while increasing receptor-set RMSD by 0.2 Å (0.2–0.3 Å). The 7FBS IFM/QQQ-motif cell was unavailable because that reference contains no aligned motif Cα coordinates. These regional effects show that modest pore-region changes can coexist with much larger disruption of the native IFM-containing linker geometry (Supplementary Fig. S5).</w:t>
          </w:r>
        </w:sdtContent>
      </w:sdt>
    </w:p>
    <w:p w:rsidR="00000000" w:rsidDel="00000000" w:rsidP="00000000" w:rsidRDefault="00000000" w:rsidRPr="00000000" ns1:paraId="00000086">
      <w:pPr>
        <w:keepNext w:val="0"/>
        <w:pageBreakBefore w:val="0"/>
        <w:rPr>
          <w:sz w:val="24"/>
          <w:szCs w:val="24"/>
        </w:rPr>
      </w:pPr>
      <w:r w:rsidDel="00000000" w:rsidR="00000000" w:rsidRPr="00000000">
        <w:rPr>
          <w:rtl w:val="0"/>
        </w:rPr>
      </w:r>
    </w:p>
    <w:p w:rsidR="00000000" w:rsidDel="00000000" w:rsidP="00000000" w:rsidRDefault="00000000" w:rsidRPr="00000000" ns1:paraId="00000087">
      <w:pPr>
        <w:rPr>
          <w:sz w:val="24"/>
          <w:szCs w:val="24"/>
        </w:rPr>
      </w:pPr>
      <w:r w:rsidDel="00000000" w:rsidR="00000000" w:rsidRPr="00000000">
        <w:rPr>
          <w:sz w:val="24"/>
          <w:szCs w:val="24"/>
          <w:rtl w:val="0"/>
        </w:rPr>
        <w:t xml:space="preserve">These findings show that masking can remove sequence constraints that already support an experimentally consistent IFM arrangement. In wild-type Nav1.5, the vanilla MSA preserved receptor-proximal IFM geometry, whereas masking favored receptor-distal linker conformations. For the QQQ mutant, weakening the wild-type Nav1.5 constraints may still help explore alternative linker arrangements, but the frequency with which the prediction protocol sampled these arrangements should not be interpreted as state occupancy.</w:t>
      </w:r>
    </w:p>
    <w:p w:rsidR="00000000" w:rsidDel="00000000" w:rsidP="00000000" w:rsidRDefault="00000000" w:rsidRPr="00000000" ns1:paraId="00000088">
      <w:pPr>
        <w:keepNext w:val="0"/>
        <w:pageBreakBefore w:val="0"/>
        <w:rPr>
          <w:sz w:val="24"/>
          <w:szCs w:val="24"/>
        </w:rPr>
      </w:pPr>
      <w:sdt>
        <w:sdtPr>
          <w:id w:val="-766006525"/>
          <w:tag w:val="goog_rdk_28"/>
        </w:sdtPr>
        <w:sdtContent>
          <w:commentRangeStart w:id="16"/>
        </w:sdtContent>
      </w:sdt>
      <w:r w:rsidDel="00000000" w:rsidR="00000000" w:rsidRPr="00000000">
        <w:rPr>
          <w:sz w:val="24"/>
          <w:szCs w:val="24"/>
        </w:rPr>
        <w:drawing>
          <wp:inline distB="114300" distT="114300" distL="114300" distR="114300">
            <wp:extent cx="5943600" cy="4749800"/>
            <wp:effectExtent b="0" l="0" r="0" t="0"/>
            <wp:docPr id="7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7498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ns1:paraId="00000089">
      <w:pPr>
        <w:rPr>
          <w:sz w:val="20"/>
          <w:szCs w:val="20"/>
        </w:rPr>
      </w:pPr>
      <w:r w:rsidDel="00000000" w:rsidR="00000000" w:rsidRPr="00000000">
        <w:rPr>
          <w:b w:val="1"/>
          <w:bCs w:val="1"/>
          <w:sz w:val="20"/>
          <w:szCs w:val="20"/>
          <w:rtl w:val="0"/>
        </w:rPr>
        <w:t xml:space="preserve">Figure 6. Targeted MSA masking disrupts native IFM–receptor engagement without producing a single coordinated activation-gate transition in Nav1.5. (A) </w:t>
      </w:r>
      <w:r w:rsidDel="00000000" w:rsidR="00000000" w:rsidRPr="00000000">
        <w:rPr>
          <w:sz w:val="20"/>
          <w:szCs w:val="20"/>
          <w:rtl w:val="0"/>
        </w:rPr>
        <w:t xml:space="preserve">Structural comparison of receptor-engaged and receptor-distal IFM configurations sampled by WT AlphaFold2 models. The III–IV linker and IFM motif are highlighted relative to the receptor region.</w:t>
      </w:r>
      <w:r w:rsidDel="00000000" w:rsidR="00000000" w:rsidRPr="00000000">
        <w:rPr>
          <w:b w:val="1"/>
          <w:bCs w:val="1"/>
          <w:sz w:val="20"/>
          <w:szCs w:val="20"/>
          <w:rtl w:val="0"/>
        </w:rPr>
        <w:t xml:space="preserve"> (B) </w:t>
      </w:r>
      <w:r w:rsidDel="00000000" w:rsidR="00000000" w:rsidRPr="00000000">
        <w:rPr>
          <w:sz w:val="20"/>
          <w:szCs w:val="20"/>
          <w:rtl w:val="0"/>
        </w:rPr>
        <w:t xml:space="preserve">Terminal-atom measurements of IFM–receptor engagement in WT and QQQ vanilla ensembles. The left plot shows the joint distribution of distances from the central IFM or QQQ residue to N1659 in DIV-S5 and N1765 in DIV-S6. The right plot summarizes the minimum terminal-atom distance between the complete IFM or QQQ motif and N1659. Experimental WT Nav1.5 structures are shown as reference markers. The engineered QQQ open structure 7FBS is not assigned an experimental motif distance because the QQQ-containing III–IV linker is unresolved.</w:t>
      </w:r>
      <w:r w:rsidDel="00000000" w:rsidR="00000000" w:rsidRPr="00000000">
        <w:rPr>
          <w:b w:val="1"/>
          <w:bCs w:val="1"/>
          <w:sz w:val="20"/>
          <w:szCs w:val="20"/>
          <w:rtl w:val="0"/>
        </w:rPr>
        <w:t xml:space="preserve"> (C) </w:t>
      </w:r>
      <w:r w:rsidDel="00000000" w:rsidR="00000000" w:rsidRPr="00000000">
        <w:rPr>
          <w:sz w:val="20"/>
          <w:szCs w:val="20"/>
          <w:rtl w:val="0"/>
        </w:rPr>
        <w:t xml:space="preserve">Mutation-centered ensemble RMSF for WT Nav1.5 vanilla and nav15_standard predictions. Directly masked positions and the IFM-containing segment are indicated. Masking reduces RMSF immediately following the IFM motif because the masked ensemble becomes concentrated in a receptor-distal linker arrangement.</w:t>
      </w:r>
      <w:r w:rsidDel="00000000" w:rsidR="00000000" w:rsidRPr="00000000">
        <w:rPr>
          <w:b w:val="1"/>
          <w:bCs w:val="1"/>
          <w:sz w:val="20"/>
          <w:szCs w:val="20"/>
          <w:rtl w:val="0"/>
        </w:rPr>
        <w:t xml:space="preserve"> (D) </w:t>
      </w:r>
      <w:r w:rsidDel="00000000" w:rsidR="00000000" w:rsidRPr="00000000">
        <w:rPr>
          <w:sz w:val="20"/>
          <w:szCs w:val="20"/>
          <w:rtl w:val="0"/>
        </w:rPr>
        <w:t xml:space="preserve">Terminal-atom measurements for WT nav15_standard and QQQ nav15_standard_plus_IFM. These masked designs are not identical and are shown as protocol-specific sampling comparisons. Masking shifts WT Nav1.5 toward the long-distance receptor-distal regime occupied by QQQ despite preservation of the native IFM sequence.</w:t>
      </w:r>
      <w:r w:rsidDel="00000000" w:rsidR="00000000" w:rsidRPr="00000000">
        <w:rPr>
          <w:b w:val="1"/>
          <w:bCs w:val="1"/>
          <w:sz w:val="20"/>
          <w:szCs w:val="20"/>
          <w:rtl w:val="0"/>
        </w:rPr>
        <w:t xml:space="preserve"> (E) </w:t>
      </w:r>
      <w:sdt>
        <w:sdtPr>
          <w:id w:val="2144025145"/>
          <w:tag w:val="goog_rdk_29"/>
        </w:sdtPr>
        <w:sdtContent>
          <w:commentRangeStart w:id="17"/>
        </w:sdtContent>
      </w:sdt>
      <w:r w:rsidDel="00000000" w:rsidR="00000000" w:rsidRPr="00000000">
        <w:rPr>
          <w:sz w:val="20"/>
          <w:szCs w:val="20"/>
          <w:rtl w:val="0"/>
        </w:rPr>
        <w:t xml:space="preserve">Relationship between IFM or</w:t>
      </w:r>
      <w:commentRangeEnd w:id="17"/>
      <w:r w:rsidDel="00000000" w:rsidR="00000000" w:rsidRPr="00000000">
        <w:commentReference w:id="17"/>
      </w:r>
      <w:r w:rsidDel="00000000" w:rsidR="00000000" w:rsidRPr="00000000">
        <w:rPr>
          <w:sz w:val="20"/>
          <w:szCs w:val="20"/>
          <w:rtl w:val="0"/>
        </w:rPr>
        <w:t xml:space="preserve"> QQQ separation from the receptor and intracellular-gate openness. Motif separation is the per-structure mean of the two Cα distances to N1659 in DIV-S5 and N1765 in DIV-S6, and gate openness is the maximum of six opposing-domain Cα spans. Each point represents one retained structure. Long-distance motif configurations occur across a broad range of gate widths, indicating that reduced IFM–receptor engagement alone is insufficient to detect progressive gate opening.</w:t>
      </w:r>
      <w:r w:rsidDel="00000000" w:rsidR="00000000" w:rsidRPr="00000000">
        <w:rPr>
          <w:b w:val="1"/>
          <w:bCs w:val="1"/>
          <w:sz w:val="20"/>
          <w:szCs w:val="20"/>
          <w:rtl w:val="0"/>
        </w:rPr>
        <w:t xml:space="preserve"> (F) </w:t>
      </w:r>
      <w:r w:rsidDel="00000000" w:rsidR="00000000" w:rsidRPr="00000000">
        <w:rPr>
          <w:sz w:val="20"/>
          <w:szCs w:val="20"/>
          <w:rtl w:val="0"/>
        </w:rPr>
        <w:t xml:space="preserve">Orthogonal activation-gate geometry in QQQ vanilla and masked ensembles. The DI–DIII and DII–DIV Cα spans report the two principal opposing-domain dimensions of the intracellular gate. Experimental Nav1.5 structures are shown as reference markers. Masking broadens the QQQ gate-shape distribution but does not shift the entire ensemble toward a single experimental pore geometry. The vanilla WT–QQQ comparison is the primary sequence contrast; masked WT–QQQ comparisons are protocol-specific demonstrations of the named mask designs.</w:t>
      </w:r>
    </w:p>
    <w:p w:rsidR="00000000" w:rsidDel="00000000" w:rsidP="00000000" w:rsidRDefault="00000000" w:rsidRPr="00000000" ns1:paraId="0000008A">
      <w:pPr>
        <w:keepNext w:val="0"/>
        <w:pageBreakBefore w:val="0"/>
        <w:rPr>
          <w:b w:val="1"/>
          <w:bCs w:val="1"/>
          <w:sz w:val="20"/>
          <w:szCs w:val="20"/>
        </w:rPr>
      </w:pPr>
      <w:r w:rsidDel="00000000" w:rsidR="00000000" w:rsidRPr="00000000">
        <w:rPr>
          <w:rtl w:val="0"/>
        </w:rPr>
      </w:r>
    </w:p>
    <w:p w:rsidR="00000000" w:rsidDel="00000000" w:rsidP="00000000" w:rsidRDefault="00000000" w:rsidRPr="00000000" ns1:paraId="0000008B">
      <w:pPr>
        <w:spacing w:after="80" w:lineRule="auto"/>
        <w:rPr>
          <w:b w:val="1"/>
          <w:bCs w:val="1"/>
        </w:rPr>
      </w:pPr>
      <w:sdt>
        <w:sdtPr>
          <w:id w:val="-1280182170"/>
          <w:tag w:val="goog_rdk_30"/>
        </w:sdtPr>
        <w:sdtContent>
          <w:commentRangeStart w:id="18"/>
        </w:sdtContent>
      </w:sdt>
      <w:sdt>
        <w:sdtPr>
          <w:id w:val="143135790"/>
          <w:tag w:val="goog_rdk_31"/>
        </w:sdtPr>
        <w:sdtContent>
          <w:commentRangeStart w:id="19"/>
        </w:sdtContent>
      </w:sdt>
      <w:r w:rsidDel="00000000" w:rsidR="00000000" w:rsidRPr="00000000">
        <w:rPr>
          <w:b w:val="1"/>
          <w:bCs w:val="1"/>
          <w:rtl w:val="0"/>
        </w:rPr>
        <w:t xml:space="preserve">Timothy syndrome mutations in Cav1.2 reorganize local DI-S6/DIV-S6 packing without selecting a single pore state</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ns1:paraId="0000008C">
      <w:pPr>
        <w:spacing w:after="240" w:before="240" w:lineRule="auto"/>
        <w:rPr>
          <w:sz w:val="24"/>
          <w:szCs w:val="24"/>
        </w:rPr>
      </w:pPr>
      <w:r w:rsidDel="00000000" w:rsidR="00000000" w:rsidRPr="00000000">
        <w:rPr>
          <w:sz w:val="24"/>
          <w:szCs w:val="24"/>
          <w:rtl w:val="0"/>
        </w:rPr>
        <w:t xml:space="preserve">Cav1.2 provided a third case focused on two disease-associated substitutions, G402S and G406R, originally identified in exon 8 of CACNA1C in patients with Timothy syndrome type 2 (TS2) [41]. Both mutations strongly impair voltage-dependent inactivation and produce sustained inward Ca²⁺ current, but the structural changes underlying these gating defects remain unresolved. Masking produced comparatively modest and region-selective changes across the wild-type Cav1.2 ensemble (Fig. 3F; Supplementary Fig. S8A–D). Although selected VSD and intracellular-gate coordinates broadened, the global structural-breadth summary was lower under masking and the median intracellular-gate geometry remained close to that of vanilla wild type. We therefore focused on whether G402S and G406R altered local packing at the interface between the mutation-containing DI-S6 helix and the opposing DIV-S6 helix.</w:t>
      </w:r>
    </w:p>
    <w:p w:rsidR="00000000" w:rsidDel="00000000" w:rsidP="00000000" w:rsidRDefault="00000000" w:rsidRPr="00000000" ns1:paraId="0000008D">
      <w:pPr>
        <w:spacing w:after="240" w:before="240" w:lineRule="auto"/>
        <w:rPr>
          <w:sz w:val="24"/>
          <w:szCs w:val="24"/>
        </w:rPr>
      </w:pPr>
      <w:r w:rsidDel="00000000" w:rsidR="00000000" w:rsidRPr="00000000">
        <w:rPr>
          <w:sz w:val="24"/>
          <w:szCs w:val="24"/>
          <w:rtl w:val="0"/>
        </w:rPr>
        <w:t xml:space="preserve">The prior G402/S402 shortest-heavy metric was audited before reanalysis. Glycine has no non-hydrogen side-chain atom, so `shortest_GLY402-*` cannot support the manuscript's former WT side-chain wording. The atomically matched primary comparison instead used position-402 Cα-to-partner-Cα distances. Under vanilla prediction, the nearest distance increased from 5.00 Å in WT to 5.07 Å in G402S, a change of 0.07 Å (95% joint nominal-seed interval, 0.07–0.08 Å). Within G402S, M1524 remained the nearest Cα partner in 100.0% of vanilla and 99.98% of masked outputs; total-variation distance was 0.0002 (0–0.0006). Thus, the earlier side-chain nearest-partner redistribution is not supported by the atom-matched Cα analysis. S402 shortest-heavy proximities remain mutant-specific descriptive geometry and are not called hydrogen bonds.</w:t>
      </w:r>
    </w:p>
    <w:p w:rsidR="00000000" w:rsidDel="00000000" w:rsidP="00000000" w:rsidRDefault="00000000" w:rsidRPr="00000000" ns1:paraId="0000008E">
      <w:pPr>
        <w:spacing w:after="240" w:before="240" w:lineRule="auto"/>
        <w:rPr>
          <w:sz w:val="24"/>
          <w:szCs w:val="24"/>
        </w:rPr>
      </w:pPr>
      <w:sdt>
        <w:sdtPr>
          <w:id w:val="-651747034"/>
          <w:tag w:val="goog_rdk_32"/>
        </w:sdtPr>
        <w:sdtContent>
          <w:r w:rsidDel="00000000" w:rsidR="00000000" w:rsidRPr="00000000">
            <w:rPr>
              <w:rFonts w:ascii="Arial Unicode MS" w:cs="Arial Unicode MS" w:eastAsia="Arial Unicode MS" w:hAnsi="Arial Unicode MS"/>
              <w:sz w:val="24"/>
              <w:szCs w:val="24"/>
              <w:rtl w:val="0"/>
            </w:rPr>
            <w:t xml:space="preserve">The strongest G406R result was the R406-centered local-overlap pass status. The seed-balanced pass fraction fell from 67.4% to 21.9% after masking, a difference of −45.5 percentage points (95% interval, −47.2 to −43.8). The fraction of nominal model-seed trajectories containing any pass snapshot fell from 95.0% to 51.6% (difference −43.4 points; −46.8 to −39.6). Among pass outputs, R406–D1528 and R406–D1533 within-4-Å proximity decreased by 17.4 points (−19.7 to −14.8) and 7.9 points (−11.9 to −3.8), respectively. Unconditionally, overlap-pass within-4-Å yield decreased from 6.8% to 1.1% for D1528 and from 28.5% to 6.4% for D1533. These unrelaxed proximity criteria do not establish stable salt bridges or equilibrium occupancies.</w:t>
          </w:r>
        </w:sdtContent>
      </w:sdt>
    </w:p>
    <w:p w:rsidR="00000000" w:rsidDel="00000000" w:rsidP="00000000" w:rsidRDefault="00000000" w:rsidRPr="00000000" ns1:paraId="0000008F">
      <w:pPr>
        <w:rPr>
          <w:sz w:val="24"/>
          <w:szCs w:val="24"/>
        </w:rPr>
      </w:pPr>
      <w:sdt>
        <w:sdtPr>
          <w:id w:val="-1645013976"/>
          <w:tag w:val="goog_rdk_33"/>
        </w:sdtPr>
        <w:sdtContent>
          <w:commentRangeStart w:id="20"/>
        </w:sdtContent>
      </w:sdt>
      <w:r w:rsidDel="00000000" w:rsidR="00000000" w:rsidRPr="00000000">
        <w:rPr>
          <w:sz w:val="24"/>
          <w:szCs w:val="24"/>
          <w:rtl w:val="0"/>
        </w:rPr>
        <w:t xml:space="preserve">G402S and G406R mutants altered the DI-S6/DIV-S6 interface in different ways. G402S altered local packing and showed protocol-dependent redistribution of nearest-partner categories, whereas the unrelaxed G406R ensemble contained heterogeneous local packing arrangements together with frequent mutation-centered severe overlap. In both cases, the changes were primarily local and did not converge on a single open-pore geometry.</w:t>
      </w:r>
      <w:commentRangeEnd w:id="20"/>
      <w:r w:rsidDel="00000000" w:rsidR="00000000" w:rsidRPr="00000000">
        <w:commentReference w:id="20"/>
      </w:r>
      <w:r w:rsidDel="00000000" w:rsidR="00000000" w:rsidRPr="00000000">
        <w:rPr>
          <w:rtl w:val="0"/>
        </w:rPr>
      </w:r>
    </w:p>
    <w:p w:rsidR="00000000" w:rsidDel="00000000" w:rsidP="00000000" w:rsidRDefault="00000000" w:rsidRPr="00000000" ns1:paraId="00000090">
      <w:pPr>
        <w:keepNext w:val="0"/>
        <w:pageBreakBefore w:val="0"/>
        <w:rPr>
          <w:sz w:val="24"/>
          <w:szCs w:val="24"/>
        </w:rPr>
      </w:pPr>
      <w:r w:rsidDel="00000000" w:rsidR="00000000" w:rsidRPr="00000000">
        <w:rPr>
          <w:rtl w:val="0"/>
        </w:rPr>
      </w:r>
    </w:p>
    <w:p w:rsidR="00000000" w:rsidDel="00000000" w:rsidP="00000000" w:rsidRDefault="00000000" w:rsidRPr="00000000" ns1:paraId="00000091">
      <w:pPr>
        <w:rPr>
          <w:sz w:val="24"/>
          <w:szCs w:val="24"/>
        </w:rPr>
      </w:pPr>
      <w:r w:rsidDel="00000000" w:rsidR="00000000" w:rsidRPr="00000000">
        <w:rPr>
          <w:rFonts w:ascii="Arial" w:cs="Arial" w:eastAsia="Arial" w:hAnsi="Arial"/>
          <w:rtl w:val="0"/>
        </w:rPr>
        <w:t xml:space="preserve">To determine whether this altered packing reflected axial sliding of the mutant-bearing S6 helix, we quantified register displacement, residue-partner reassignment, and the closest DI-S6/DIV-S6 contact using one retained structure per model–seed trajectory. Neither mutation produced a coherent register shift. In this analysis, G402S sampled a broader range of DI-S6/DIV-S6 partner assignments, whereas G406R produced the greatest interhelical separation (Supplementary Fig. S3).</w:t>
      </w:r>
      <w:r w:rsidDel="00000000" w:rsidR="00000000" w:rsidRPr="00000000">
        <w:rPr>
          <w:rtl w:val="0"/>
        </w:rPr>
      </w:r>
    </w:p>
    <w:p w:rsidR="00000000" w:rsidDel="00000000" w:rsidP="00000000" w:rsidRDefault="00000000" w:rsidRPr="00000000" ns1:paraId="00000092">
      <w:pPr>
        <w:rPr>
          <w:sz w:val="24"/>
          <w:szCs w:val="24"/>
        </w:rPr>
      </w:pPr>
      <w:r w:rsidDel="00000000" w:rsidR="00000000" w:rsidRPr="00000000">
        <w:rPr>
          <w:sz w:val="24"/>
          <w:szCs w:val="24"/>
        </w:rPr>
        <w:drawing>
          <wp:inline distB="114300" distT="114300" distL="114300" distR="114300">
            <wp:extent cx="5943600" cy="5290356"/>
            <wp:effectExtent b="0" l="0" r="0" t="0"/>
            <wp:docPr id="66" name="image4.png"/>
            <a:graphic>
              <a:graphicData uri="http://schemas.openxmlformats.org/drawingml/2006/picture">
                <pic:pic>
                  <pic:nvPicPr>
                    <pic:cNvPr id="0" name="image4.png"/>
                    <pic:cNvPicPr preferRelativeResize="0"/>
                  </pic:nvPicPr>
                  <pic:blipFill>
                    <a:blip r:embed="rId14"/>
                    <a:srcRect b="5380" l="0" r="0" t="0"/>
                    <a:stretch>
                      <a:fillRect/>
                    </a:stretch>
                  </pic:blipFill>
                  <pic:spPr>
                    <a:xfrm>
                      <a:off x="0" y="0"/>
                      <a:ext cx="5943600" cy="5290356"/>
                    </a:xfrm>
                    <a:prstGeom prst="rect"/>
                    <a:ln/>
                  </pic:spPr>
                </pic:pic>
              </a:graphicData>
            </a:graphic>
          </wp:inline>
        </w:drawing>
      </w:r>
      <w:r w:rsidDel="00000000" w:rsidR="00000000" w:rsidRPr="00000000">
        <w:rPr>
          <w:rtl w:val="0"/>
        </w:rPr>
      </w:r>
    </w:p>
    <w:p w:rsidR="00000000" w:rsidDel="00000000" w:rsidP="00000000" w:rsidRDefault="00000000" w:rsidRPr="00000000" ns1:paraId="00000093">
      <w:pPr>
        <w:rPr>
          <w:sz w:val="20"/>
          <w:szCs w:val="20"/>
        </w:rPr>
      </w:pPr>
      <w:r w:rsidDel="00000000" w:rsidR="00000000" w:rsidRPr="00000000">
        <w:rPr>
          <w:b w:val="1"/>
          <w:bCs w:val="1"/>
          <w:sz w:val="20"/>
          <w:szCs w:val="20"/>
          <w:rtl w:val="0"/>
        </w:rPr>
        <w:t xml:space="preserve">Figure 7. Timothy syndrome mutations produce distinct local packing disruptions at the Cav1.2 DI-S6/DIV-S6 interface. (A, B) </w:t>
      </w:r>
      <w:r w:rsidDel="00000000" w:rsidR="00000000" w:rsidRPr="00000000">
        <w:rPr>
          <w:sz w:val="20"/>
          <w:szCs w:val="20"/>
          <w:rtl w:val="0"/>
        </w:rPr>
        <w:t xml:space="preserve">Mutation-centered ensemble RMSF profiles for G406R and G402S, respectively. Vanilla and masked RMSF values are shown across the DI-S6 core and adjacent S6 extension, with the directly masked interval shaded and the mutation position indicated. The lower plots show masked-minus-vanilla RMSF differences and describe positional dispersion among AlphaFold2 structures rather than physical time-dependent flexibility.</w:t>
      </w:r>
      <w:r w:rsidDel="00000000" w:rsidR="00000000" w:rsidRPr="00000000">
        <w:rPr>
          <w:b w:val="1"/>
          <w:bCs w:val="1"/>
          <w:sz w:val="20"/>
          <w:szCs w:val="20"/>
          <w:rtl w:val="0"/>
        </w:rPr>
        <w:t xml:space="preserve"> (C) </w:t>
      </w:r>
      <w:r w:rsidDel="00000000" w:rsidR="00000000" w:rsidRPr="00000000">
        <w:rPr>
          <w:sz w:val="20"/>
          <w:szCs w:val="20"/>
          <w:rtl w:val="0"/>
        </w:rPr>
        <w:t xml:space="preserve">Shortest non-hydrogen distances between R406 and selected residues surrounding the G406R mutation site. Split violins compare vanilla and masked ensembles, while experimental WT Cav1.2 structures are shown as reference markers [49,50]. The dashed line at 4 Å is a proximity guide. Very short R406-centered distances identify a substantial local-overlap subset, particularly in the masked ensemble, and were not interpreted as plausible contacts. Conditional contact summaries include only snapshots passing the prespecified R406-centered local-overlap criterion and are interpreted separately from the overall frequency of locally valid predictions.</w:t>
      </w:r>
      <w:r w:rsidDel="00000000" w:rsidR="00000000" w:rsidRPr="00000000">
        <w:rPr>
          <w:b w:val="1"/>
          <w:bCs w:val="1"/>
          <w:sz w:val="20"/>
          <w:szCs w:val="20"/>
          <w:rtl w:val="0"/>
        </w:rPr>
        <w:t xml:space="preserve"> (D) </w:t>
      </w:r>
      <w:r w:rsidDel="00000000" w:rsidR="00000000" w:rsidRPr="00000000">
        <w:rPr>
          <w:sz w:val="20"/>
          <w:szCs w:val="20"/>
          <w:rtl w:val="0"/>
        </w:rPr>
        <w:t xml:space="preserve">Shortest non-hydrogen distances between S402 and selected residues surrounding the G402S mutation site. Experimental WT structures are shown as references [49,50], and the dashed line indicates the 4 Å proximity guide. The pair-specific distances illustrate mutation-associated alteration of local packing, while the nearest-partner categorical analysis identifies protocol-dependent redistribution within the G402S ensemble.</w:t>
      </w:r>
      <w:r w:rsidDel="00000000" w:rsidR="00000000" w:rsidRPr="00000000">
        <w:rPr>
          <w:b w:val="1"/>
          <w:bCs w:val="1"/>
          <w:sz w:val="20"/>
          <w:szCs w:val="20"/>
          <w:rtl w:val="0"/>
        </w:rPr>
        <w:t xml:space="preserve"> (E) </w:t>
      </w:r>
      <w:r w:rsidDel="00000000" w:rsidR="00000000" w:rsidRPr="00000000">
        <w:rPr>
          <w:sz w:val="20"/>
          <w:szCs w:val="20"/>
          <w:rtl w:val="0"/>
        </w:rPr>
        <w:t xml:space="preserve">Structural context and close-up of a selected G406R pocket geometry showing R406 relative to candidate acidic partners D1528 and D1533 and to T1531. The displayed geometry illustrates competing local packing constraints and should not be interpreted as evidence of a stable salt bridge without structural relaxation.</w:t>
      </w:r>
      <w:r w:rsidDel="00000000" w:rsidR="00000000" w:rsidRPr="00000000">
        <w:rPr>
          <w:b w:val="1"/>
          <w:bCs w:val="1"/>
          <w:sz w:val="20"/>
          <w:szCs w:val="20"/>
          <w:rtl w:val="0"/>
        </w:rPr>
        <w:t xml:space="preserve"> (F) </w:t>
      </w:r>
      <w:r w:rsidDel="00000000" w:rsidR="00000000" w:rsidRPr="00000000">
        <w:rPr>
          <w:sz w:val="20"/>
          <w:szCs w:val="20"/>
          <w:rtl w:val="0"/>
        </w:rPr>
        <w:t xml:space="preserve">Structural context and close-up of a selected G402S geometry showing S402 relative to I1523 and M1524. The representative illustrates one sampled local arrangement. The structures in panels E and F are hypothesis-generating representatives rather than experimentally validated mutant conformations.</w:t>
      </w:r>
    </w:p>
    <w:p w:rsidR="00000000" w:rsidDel="00000000" w:rsidP="00000000" w:rsidRDefault="00000000" w:rsidRPr="00000000" ns1:paraId="00000094">
      <w:pPr>
        <w:keepNext w:val="0"/>
        <w:pageBreakBefore w:val="0"/>
        <w:rPr>
          <w:sz w:val="24"/>
          <w:szCs w:val="24"/>
        </w:rPr>
      </w:pPr>
      <w:r w:rsidDel="00000000" w:rsidR="00000000" w:rsidRPr="00000000">
        <w:rPr>
          <w:rtl w:val="0"/>
        </w:rPr>
      </w:r>
    </w:p>
    <w:p w:rsidR="00000000" w:rsidDel="00000000" w:rsidP="00000000" w:rsidRDefault="00000000" w:rsidRPr="00000000" ns1:paraId="00000095">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ns1:paraId="00000096">
      <w:pPr>
        <w:rPr>
          <w:sz w:val="24"/>
          <w:szCs w:val="24"/>
        </w:rPr>
      </w:pPr>
      <w:r w:rsidDel="00000000" w:rsidR="00000000" w:rsidRPr="00000000">
        <w:rPr>
          <w:sz w:val="24"/>
          <w:szCs w:val="24"/>
          <w:rtl w:val="0"/>
        </w:rPr>
        <w:t xml:space="preserve">Targeted MSA masking changed the structures sampled by AlphaFold2, but these changes depended on both sequence background and mask design. Only Kv2.1 used a shared mask across WT and mutant sequence backgrounds and therefore supported direct sequence-by-masking interaction contrasts. In Nav1.5 and Cav1.2, vanilla WT–mutant comparisons were treated as the primary sequence contrasts, whereas masked WT–mutant comparisons were treated as protocol-specific explorations. Across all three systems, vanilla-versus-masked comparisons within a sequence background quantified redistribution caused by the masking protocol itself. In some cases, masking increased access to mutation-relevant local alternatives; in others, it disrupted constraints that were already supported experimentally, including in the WT sequence. Many channel mutations are expected to perturb local packing, alter coupling between modules, or change access to a minority structural alternative rather than produce a different global fold. The value of masking is therefore not that it identifies a single correct mutant structure, nor that every masked-versus-vanilla difference is mutation-specific, but that it can reshape the accessible structural hypotheses in ways that can be evaluated against experimental and mechanistic information. Accordingly, targeted masking is best viewed as a directed perturbation of AlphaFold2 structural sampling rather than as a general procedure for improving mutant-structure accuracy.</w:t>
      </w:r>
    </w:p>
    <w:p w:rsidR="00000000" w:rsidDel="00000000" w:rsidP="00000000" w:rsidRDefault="00000000" w:rsidRPr="00000000" ns1:paraId="00000097">
      <w:pPr>
        <w:rPr>
          <w:sz w:val="24"/>
          <w:szCs w:val="24"/>
        </w:rPr>
      </w:pPr>
      <w:r w:rsidDel="00000000" w:rsidR="00000000" w:rsidRPr="00000000">
        <w:rPr>
          <w:sz w:val="24"/>
          <w:szCs w:val="24"/>
          <w:rtl w:val="0"/>
        </w:rPr>
        <w:t xml:space="preserve">The seed-block all-distance analysis further showed that mutation effects were better described as selective perturbations of structural relationships than as global reorganization of the complete channel ensemble. Overall WT–mutant separation was generally modest under the primary vanilla sequence contrasts, whereas larger effect sizes were concentrated in selected mutation- or mechanism-proximal regions. Because the all-distance panel was treated as an effect-size discovery analysis without mass-univariate P or q values, interpretation focused on W1 magnitude, direction, leave-one-model-out robustness, recurrence across structurally related coordinates, and experimental or mechanistic context. Statistical detectability alone therefore did not establish a mechanistically important transition.</w:t>
      </w:r>
    </w:p>
    <w:p w:rsidR="00000000" w:rsidDel="00000000" w:rsidP="00000000" w:rsidRDefault="00000000" w:rsidRPr="00000000" ns1:paraId="00000098">
      <w:pPr>
        <w:rPr>
          <w:sz w:val="24"/>
          <w:szCs w:val="24"/>
        </w:rPr>
      </w:pPr>
      <w:r w:rsidDel="00000000" w:rsidR="00000000" w:rsidRPr="00000000">
        <w:rPr>
          <w:rtl w:val="0"/>
        </w:rPr>
        <w:t xml:space="preserve">Kv2.1 distinguished increased access to one experimental coordinate from recovery of a broader transition. L403A masking increased maximum E423–N179 separation and threshold-positive interfaces, but shifted tetramers were usually more symmetric than 8SDA and the coordinated PIP/S6, I401, I405, S6-rotation, S4–S5, and F412-centered program was not recovered. A complete recorded-label interaction sensitivity was +0.28 Å (95% interval, +0.14 to +0.41 Å), but actual RNG equality across the four cells was not independently verified; it therefore does not establish a mutation-specific masking response. F412L remained an unresolved, contact-specific redistribution without a mutation-matched structure.</w:t>
      </w:r>
      <w:r w:rsidDel="00000000" w:rsidR="00000000" w:rsidRPr="00000000">
        <w:rPr>
          <w:rtl w:val="0"/>
        </w:rPr>
      </w:r>
    </w:p>
    <w:p w:rsidR="00000000" w:rsidDel="00000000" w:rsidP="00000000" w:rsidRDefault="00000000" w:rsidRPr="00000000" ns1:paraId="00000099">
      <w:pPr>
        <w:keepNext w:val="0"/>
        <w:pageBreakBefore w:val="0"/>
        <w:rPr>
          <w:sz w:val="24"/>
          <w:szCs w:val="24"/>
        </w:rPr>
      </w:pPr>
      <w:r w:rsidDel="00000000" w:rsidR="00000000" w:rsidRPr="00000000">
        <w:rPr>
          <w:rtl w:val="0"/>
        </w:rPr>
      </w:r>
    </w:p>
    <w:p w:rsidR="00000000" w:rsidDel="00000000" w:rsidP="00000000" w:rsidRDefault="00000000" w:rsidRPr="00000000" ns1:paraId="0000009A">
      <w:pPr>
        <w:rPr>
          <w:sz w:val="24"/>
          <w:szCs w:val="24"/>
        </w:rPr>
      </w:pPr>
      <w:r w:rsidDel="00000000" w:rsidR="00000000" w:rsidRPr="00000000">
        <w:rPr>
          <w:sz w:val="24"/>
          <w:szCs w:val="24"/>
          <w:rtl w:val="0"/>
        </w:rPr>
        <w:t xml:space="preserve">The ensemble-level F412L contact distributions suggest a possible mechanistic distinction from L403A. Rather than producing uniform disengagement of the complete hydrophobic nexus, masking increased access to L412–L316 proximity while decreasing L412–L403 proximity and leaving L412–L329 outside the 4 Å guide. We therefore hypothesize that replacement of the central aromatic F412 side chain with leucine redistributes coupling among the S4–S5 linker, S5, and S6 rather than simply loosening the entire pocket. Such reorganization could interfere with productive electromechanical coupling and contribute to the reported loss-of-function phenotype [12]. Because no experimental F412L structure is available, this remains a working hypothesis supported by ensemble-level contact distributions rather than by an individual predicted structural endpoint.</w:t>
      </w:r>
    </w:p>
    <w:p w:rsidR="00000000" w:rsidDel="00000000" w:rsidP="00000000" w:rsidRDefault="00000000" w:rsidRPr="00000000" ns1:paraId="0000009B">
      <w:pPr>
        <w:keepNext w:val="0"/>
        <w:pageBreakBefore w:val="0"/>
        <w:rPr>
          <w:sz w:val="24"/>
          <w:szCs w:val="24"/>
        </w:rPr>
      </w:pPr>
      <w:r w:rsidDel="00000000" w:rsidR="00000000" w:rsidRPr="00000000">
        <w:rPr>
          <w:rtl w:val="0"/>
        </w:rPr>
      </w:r>
    </w:p>
    <w:p w:rsidR="00000000" w:rsidDel="00000000" w:rsidP="00000000" w:rsidRDefault="00000000" w:rsidRPr="00000000" ns1:paraId="0000009C">
      <w:pPr>
        <w:rPr>
          <w:sz w:val="24"/>
          <w:szCs w:val="24"/>
        </w:rPr>
      </w:pPr>
      <w:r w:rsidDel="00000000" w:rsidR="00000000" w:rsidRPr="00000000">
        <w:rPr>
          <w:sz w:val="24"/>
          <w:szCs w:val="24"/>
          <w:rtl w:val="0"/>
        </w:rPr>
        <w:t xml:space="preserve">Nav1.5 revealed an important limitation of the same approach: masking disrupted the wild-type receptor-proximal geometry that vanilla AlphaFold2 already reproduced consistently. Weakening constraints around the III–IV linker displaced the wild-type IFM motif from its receptor even in wild type, whereas multiple experimental structures support receptor engagement or proximity in open and intermediate conformations [37–39]. These comparisons also show that pore opening, IFM position, VSD movement, and C-terminal-domain coupling could change independently. A perturbation can modestly improve one pore-related coordinate while substantially worsening the wild-type linker geometry. Because the Nav1.5 masks differed among the primary and follow-up comparisons, the result should be interpreted in the context of the exact mask design rather than as a generic effect of masking Nav1.5.</w:t>
      </w:r>
    </w:p>
    <w:p w:rsidR="00000000" w:rsidDel="00000000" w:rsidP="00000000" w:rsidRDefault="00000000" w:rsidRPr="00000000" ns1:paraId="0000009D">
      <w:pPr>
        <w:keepNext w:val="0"/>
        <w:pageBreakBefore w:val="0"/>
        <w:rPr>
          <w:sz w:val="24"/>
          <w:szCs w:val="24"/>
        </w:rPr>
      </w:pPr>
      <w:r w:rsidDel="00000000" w:rsidR="00000000" w:rsidRPr="00000000">
        <w:rPr>
          <w:rtl w:val="0"/>
        </w:rPr>
      </w:r>
    </w:p>
    <w:p w:rsidR="00000000" w:rsidDel="00000000" w:rsidP="00000000" w:rsidRDefault="00000000" w:rsidRPr="00000000" ns1:paraId="0000009E">
      <w:pPr>
        <w:rPr>
          <w:sz w:val="24"/>
          <w:szCs w:val="24"/>
        </w:rPr>
      </w:pPr>
      <w:r w:rsidDel="00000000" w:rsidR="00000000" w:rsidRPr="00000000">
        <w:rPr>
          <w:sz w:val="24"/>
          <w:szCs w:val="24"/>
          <w:rtl w:val="0"/>
        </w:rPr>
        <w:t xml:space="preserve">Cav1.2 showed local, outcome-dependent changes. Atom-matched G402S Cα distances supported a small WT–mutant packing change, whereas the formerly claimed masking-dependent side-chain nearest-partner redistribution did not survive the valid glycine-aware definition. G406R showed a large masking-dependent reduction in R406-centered local-overlap pass status. Conditional acidic-residue proximities were secondary to this protocol-dependent pass event, and unconditional usable yields also decreased. These unrelaxed geometries do not identify a preferred stable salt bridge.</w:t>
      </w:r>
    </w:p>
    <w:p w:rsidR="00000000" w:rsidDel="00000000" w:rsidP="00000000" w:rsidRDefault="00000000" w:rsidRPr="00000000" ns1:paraId="0000009F">
      <w:pPr>
        <w:rPr>
          <w:sz w:val="24"/>
          <w:szCs w:val="24"/>
        </w:rPr>
      </w:pPr>
      <w:sdt>
        <w:sdtPr>
          <w:id w:val="-539859658"/>
          <w:tag w:val="goog_rdk_34"/>
        </w:sdtPr>
        <w:sdtContent>
          <w:commentRangeStart w:id="21"/>
        </w:sdtContent>
      </w:sdt>
      <w:sdt>
        <w:sdtPr>
          <w:id w:val="-1327536275"/>
          <w:tag w:val="goog_rdk_35"/>
        </w:sdtPr>
        <w:sdtContent>
          <w:commentRangeStart w:id="22"/>
        </w:sdtContent>
      </w:sdt>
      <w:sdt>
        <w:sdtPr>
          <w:id w:val="-2098327678"/>
          <w:tag w:val="goog_rdk_36"/>
        </w:sdtPr>
        <w:sdtContent>
          <w:commentRangeStart w:id="23"/>
        </w:sdtContent>
      </w:sdt>
      <w:r w:rsidDel="00000000" w:rsidR="00000000" w:rsidRPr="00000000">
        <w:rPr>
          <w:sz w:val="24"/>
          <w:szCs w:val="24"/>
          <w:rtl w:val="0"/>
        </w:rPr>
        <w:t xml:space="preserve">Previous functional and modeling studies linked G402 and G406 to Cav1.2 activation–inactivation coupling and local S6 packing. Substitutions at the G402-equivalent position disrupt activation–inactivation coupling [43], while modeling studies proposed that flexibility around G402 and G406 facilitates DI-S6 bending during gate closure and that Timothy syndrome substitutions may resist this rearrangement by favoring open-state contacts [44]. Our ensembles are consistent with distinct local consequences of the two mutations: G402S was associated with altered DI-S6/DIV-S6 partner relationships, whereas G406R increased interhelical separation and introduced competing steric and electrostatic constraints. We hypothesize that these substitutions impair inactivation by perturbing the local rearrangement associated with normal gate closure rather than by stabilizing a single static open pore. This interpretation is consistent with previous models implicating G402 and G406 in activation–inactivation coupling, but our ensemble analysis suggests that the two substitutions may perturb this process through different structural mechanisms. Because AlphaFold2 does not provide energetic or kinetic information, the models cannot determine whether either mutation preferentially stabilizes a particular functional state, and the G406R side-chain proximities require further evaluation after R406-centered local-overlap screening and structural relaxation.</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ns1:paraId="000000A0">
      <w:pPr>
        <w:rPr>
          <w:sz w:val="24"/>
          <w:szCs w:val="24"/>
        </w:rPr>
      </w:pPr>
      <w:r w:rsidDel="00000000" w:rsidR="00000000" w:rsidRPr="00000000">
        <w:rPr>
          <w:sz w:val="24"/>
          <w:szCs w:val="24"/>
          <w:rtl w:val="0"/>
        </w:rPr>
        <w:t xml:space="preserve">The Timothy syndrome Cav1.2 mutations altered packing between DI-S6 and DIV-S6 without producing a coherent axial displacement of the mutated helix. G402S mutant sampled a broader range of residue-partner relationships, particularly after masking, whereas G406R mutant increased the separation between neighboring helix and produced substantial steric crowding. Consistent with this, the estimated axial register displacement remained centered near zero for most models, aside from a minority of G402S mutant conformations (Supplementary Fig. S3). These results indicate that the mutations primarily reorganize local helix–helix packing rather than uniformly shifting DI-S6 along its axis. Such local disruption could interfere with the coordinated S6 rearrangements required for normal activation and inactivation without stabilizing a single open-pore geometry.</w:t>
      </w:r>
    </w:p>
    <w:p w:rsidR="00000000" w:rsidDel="00000000" w:rsidP="00000000" w:rsidRDefault="00000000" w:rsidRPr="00000000" ns1:paraId="000000A1">
      <w:pPr>
        <w:keepNext w:val="0"/>
        <w:pageBreakBefore w:val="0"/>
        <w:rPr>
          <w:sz w:val="24"/>
          <w:szCs w:val="24"/>
        </w:rPr>
      </w:pPr>
      <w:r w:rsidDel="00000000" w:rsidR="00000000" w:rsidRPr="00000000">
        <w:rPr>
          <w:rtl w:val="0"/>
        </w:rPr>
      </w:r>
    </w:p>
    <w:p w:rsidR="00000000" w:rsidDel="00000000" w:rsidP="00000000" w:rsidRDefault="00000000" w:rsidRPr="00000000" ns1:paraId="000000A2">
      <w:pPr>
        <w:rPr>
          <w:sz w:val="24"/>
          <w:szCs w:val="24"/>
        </w:rPr>
      </w:pPr>
      <w:r w:rsidDel="00000000" w:rsidR="00000000" w:rsidRPr="00000000">
        <w:rPr>
          <w:sz w:val="24"/>
          <w:szCs w:val="24"/>
          <w:rtl w:val="0"/>
        </w:rPr>
        <w:t xml:space="preserve">Several limitations affect interpretation. Recycles and subunits are correlated, so analyses reduce within trajectory and resample complete recorded seed labels. However, numeric seed ranges differed across conditions and actual RNG equality was not independently recoverable; recorded-label overlap analyses and four-cell interactions are therefore pairing-unverified sensitivities. Intervals quantify prediction-run variation under fixed inputs, not biological or thermodynamic uncertainty. QC retention is protocol dependent and is reported separately from geometry and QC-adjusted usable yield. Only Kv2.1 used a shared mask. Production FASTAs and A3Ms were unavailable, so query identity, exact historical masking, and the impact of the companion A3M indexing defect remain unresolved. Frequencies depend on cutoffs and are protocol sampling frequencies, not equilibrium occupancy. Targeted masking was not compared with matched random masks, and representative models are illustrations rather than recovered structures.</w:t>
      </w:r>
    </w:p>
    <w:p w:rsidR="00000000" w:rsidDel="00000000" w:rsidP="00000000" w:rsidRDefault="00000000" w:rsidRPr="00000000" ns1:paraId="000000A3">
      <w:pPr>
        <w:keepNext w:val="0"/>
        <w:pageBreakBefore w:val="0"/>
        <w:rPr>
          <w:sz w:val="24"/>
          <w:szCs w:val="24"/>
        </w:rPr>
      </w:pPr>
      <w:r w:rsidDel="00000000" w:rsidR="00000000" w:rsidRPr="00000000">
        <w:rPr>
          <w:rtl w:val="0"/>
        </w:rPr>
      </w:r>
    </w:p>
    <w:p w:rsidR="00000000" w:rsidDel="00000000" w:rsidP="00000000" w:rsidRDefault="00000000" w:rsidRPr="00000000" ns1:paraId="000000A4">
      <w:pPr>
        <w:rPr>
          <w:sz w:val="24"/>
          <w:szCs w:val="24"/>
        </w:rPr>
      </w:pPr>
      <w:r w:rsidDel="00000000" w:rsidR="00000000" w:rsidRPr="00000000">
        <w:rPr>
          <w:sz w:val="24"/>
          <w:szCs w:val="24"/>
          <w:rtl w:val="0"/>
        </w:rPr>
        <w:t xml:space="preserve">In 1,000 repeated draws of 20 common recorded labels, continuous maximum-distance and shifted-interface effects retained their direction in every draw; median relative errors were 6.6% and 13.7%. Paired inner-bootstrap subset intervals contained the full-ensemble point estimates in 96.1% and 95.2% of draws. These retrospective values are not coverage probabilities or stopping criteria and do not establish that 100 trajectories suffice for other coordinates or rare coordinated alternatives.</w:t>
      </w:r>
    </w:p>
    <w:p w:rsidR="00000000" w:rsidDel="00000000" w:rsidP="00000000" w:rsidRDefault="00000000" w:rsidRPr="00000000" ns1:paraId="000000A5">
      <w:pPr>
        <w:rPr>
          <w:sz w:val="24"/>
          <w:szCs w:val="24"/>
        </w:rPr>
      </w:pPr>
      <w:r w:rsidDel="00000000" w:rsidR="00000000" w:rsidRPr="00000000">
        <w:rPr>
          <w:sz w:val="24"/>
          <w:szCs w:val="24"/>
          <w:rtl w:val="0"/>
        </w:rPr>
        <w:t xml:space="preserve">Taken together, targeted masking appears most useful when the vanilla ensemble is concentrated near one geometry, the mutation is expected to affect a known gating or coupling region, and experimental structures or mechanistic coordinates are available to evaluate the alternatives. It is harder to interpret when the masked region contains a conserved native contact geometry that AlphaFold2 already predicts correctly. For unresolved mutants, the analysis should combine global quality checks with regional RMSD, directed distances, coordinated state variables, mutation-centered contacts, steric filtering, relaxation, and follow-up molecular simulation or experiment. This approach does not produce a definitive mutant structure, but it can help prioritize structural hypotheses for further testing. These AlphaFold2 ensembles are not Boltzmann ensembles, and the frequency of a sampled conformation should therefore not be interpreted as its equilibrium occupancy.</w:t>
      </w:r>
    </w:p>
    <w:p w:rsidR="00000000" w:rsidDel="00000000" w:rsidP="00000000" w:rsidRDefault="00000000" w:rsidRPr="00000000" ns1:paraId="000000A6">
      <w:pPr>
        <w:keepNext w:val="0"/>
        <w:pageBreakBefore w:val="0"/>
        <w:rPr>
          <w:sz w:val="24"/>
          <w:szCs w:val="24"/>
        </w:rPr>
      </w:pPr>
      <w:r w:rsidDel="00000000" w:rsidR="00000000" w:rsidRPr="00000000">
        <w:rPr>
          <w:rtl w:val="0"/>
        </w:rPr>
      </w:r>
    </w:p>
    <w:p w:rsidR="00000000" w:rsidDel="00000000" w:rsidP="00000000" w:rsidRDefault="00000000" w:rsidRPr="00000000" ns1:paraId="000000A7">
      <w:pPr>
        <w:rPr>
          <w:sz w:val="24"/>
          <w:szCs w:val="24"/>
        </w:rPr>
      </w:pPr>
      <w:r w:rsidDel="00000000" w:rsidR="00000000" w:rsidRPr="00000000">
        <w:rPr>
          <w:sz w:val="24"/>
          <w:szCs w:val="24"/>
          <w:rtl w:val="0"/>
        </w:rPr>
        <w:t xml:space="preserve">The same targeted MSAs can be tested using newer MSA-aware structure-prediction models [52]. AlphaFold3 and Boltz-2 provide natural platforms for matched vanilla-versus-masked comparisons, but the effect of masking cannot be assumed to transfer directly because the architectures, training procedures, and sampling algorithms differ [53,54]. Future work should evaluate seed-level reproducibility, state coverage, local structural shifts, and steric quality before concluding that the approach generalizes beyond AlphaFold2 [18].</w:t>
      </w:r>
    </w:p>
    <w:p w:rsidR="00000000" w:rsidDel="00000000" w:rsidP="00000000" w:rsidRDefault="00000000" w:rsidRPr="00000000" ns1:paraId="000000A8">
      <w:pPr>
        <w:keepNext w:val="0"/>
        <w:pageBreakBefore w:val="0"/>
        <w:rPr>
          <w:sz w:val="24"/>
          <w:szCs w:val="24"/>
        </w:rPr>
      </w:pPr>
      <w:r w:rsidDel="00000000" w:rsidR="00000000" w:rsidRPr="00000000">
        <w:rPr>
          <w:rtl w:val="0"/>
        </w:rPr>
      </w:r>
    </w:p>
    <w:p w:rsidR="00000000" w:rsidDel="00000000" w:rsidP="00000000" w:rsidRDefault="00000000" w:rsidRPr="00000000" ns1:paraId="000000A9">
      <w:pPr>
        <w:rPr>
          <w:sz w:val="24"/>
          <w:szCs w:val="24"/>
        </w:rPr>
      </w:pPr>
      <w:r w:rsidDel="00000000" w:rsidR="00000000" w:rsidRPr="00000000">
        <w:rPr>
          <w:sz w:val="24"/>
          <w:szCs w:val="24"/>
          <w:rtl w:val="0"/>
        </w:rPr>
        <w:t xml:space="preserve">Looking forward, targeted MSA masking could extend deep-learning structure prediction for mechanistic interpretation of disease-associated variants. In a precision-medicine setting, variant-specific structural ensembles could be guided by prior structural, electrophysiological, or clinical information to explore which local structural relationships or conformational transitions are most likely to be affected. Targeted masking provides one way to reshape structural sampling when standard predictions remain close to the wild-type structure, while retaining most of the evolutionary information used to define the overall fold. These predictions would not establish pathogenic mechanisms or therapeutic response on their own, but when combined with electrophysiology, molecular simulation, and experimental structures, they could help prioritize variant-specific structural hypotheses for further testing.</w:t>
      </w:r>
    </w:p>
    <w:p w:rsidR="00000000" w:rsidDel="00000000" w:rsidP="00000000" w:rsidRDefault="00000000" w:rsidRPr="00000000" ns1:paraId="000000AA">
      <w:pPr>
        <w:keepNext w:val="0"/>
        <w:pageBreakBefore w:val="0"/>
        <w:rPr>
          <w:b w:val="1"/>
          <w:bCs w:val="1"/>
          <w:sz w:val="24"/>
          <w:szCs w:val="24"/>
        </w:rPr>
      </w:pPr>
      <w:r w:rsidDel="00000000" w:rsidR="00000000" w:rsidRPr="00000000">
        <w:rPr>
          <w:rtl w:val="0"/>
        </w:rPr>
      </w:r>
    </w:p>
    <w:p w:rsidR="00000000" w:rsidDel="00000000" w:rsidP="00000000" w:rsidRDefault="00000000" w:rsidRPr="00000000" ns1:paraId="000000AB">
      <w:pPr>
        <w:rPr>
          <w:b w:val="1"/>
          <w:bCs w:val="1"/>
          <w:sz w:val="24"/>
          <w:szCs w:val="24"/>
        </w:rPr>
      </w:pPr>
      <w:r w:rsidDel="00000000" w:rsidR="00000000" w:rsidRPr="00000000">
        <w:rPr>
          <w:b w:val="1"/>
          <w:bCs w:val="1"/>
          <w:sz w:val="24"/>
          <w:szCs w:val="24"/>
          <w:rtl w:val="0"/>
        </w:rPr>
        <w:t xml:space="preserve">Data and code availability</w:t>
      </w:r>
    </w:p>
    <w:p w:rsidR="00000000" w:rsidDel="00000000" w:rsidP="00000000" w:rsidRDefault="00000000" w:rsidRPr="00000000" ns1:paraId="000000AC">
      <w:pPr>
        <w:rPr>
          <w:sz w:val="24"/>
          <w:szCs w:val="24"/>
        </w:rPr>
      </w:pPr>
      <w:r w:rsidDel="00000000" w:rsidR="00000000" w:rsidRPr="00000000">
        <w:rPr>
          <w:sz w:val="24"/>
          <w:szCs w:val="24"/>
          <w:rtl w:val="0"/>
        </w:rPr>
        <w:t xml:space="preserve">Analysis code and versioned derived outputs are maintained in the project repository. The paired-seed revision, source hashes, registries, authoritative manuscript numbers, and unresolved blockers are under `analysis/statistics_revision/paired_seed_v2/`. Masking code is maintained separately in `targetedMasking`; its match-state indexing correction is on branch `fix/a3m-match-state-masking`. Exact production FASTAs and A3Ms are not deposited in the current checkout and must be archived with checksums before A3M provenance can be considered complete.</w:t>
      </w:r>
      <w:hyperlink r:id="rId15">
        <w:r w:rsidDel="00000000" w:rsidR="00000000" w:rsidRPr="00000000">
          <w:rPr>
            <w:color w:val="1155cc"/>
            <w:sz w:val="24"/>
            <w:szCs w:val="24"/>
            <w:u w:val="single"/>
            <w:rtl w:val="0"/>
          </w:rPr>
          <w:t xml:space="preserve"/>
        </w:r>
      </w:hyperlink>
      <w:r w:rsidDel="00000000" w:rsidR="00000000" w:rsidRPr="00000000">
        <w:rPr>
          <w:sz w:val="24"/>
          <w:szCs w:val="24"/>
          <w:rtl w:val="0"/>
        </w:rPr>
        <w:t xml:space="preserve"/>
      </w:r>
      <w:hyperlink r:id="rId16">
        <w:r w:rsidDel="00000000" w:rsidR="00000000" w:rsidRPr="00000000">
          <w:rPr>
            <w:color w:val="1155cc"/>
            <w:sz w:val="24"/>
            <w:szCs w:val="24"/>
            <w:u w:val="single"/>
            <w:rtl w:val="0"/>
          </w:rPr>
          <w:t xml:space="preserve"/>
        </w:r>
      </w:hyperlink>
      <w:r w:rsidDel="00000000" w:rsidR="00000000" w:rsidRPr="00000000">
        <w:rPr>
          <w:rtl w:val="0"/>
        </w:rPr>
      </w:r>
    </w:p>
    <w:p w:rsidR="00000000" w:rsidDel="00000000" w:rsidP="00000000" w:rsidRDefault="00000000" w:rsidRPr="00000000" ns1:paraId="000000AD">
      <w:pPr>
        <w:rPr>
          <w:sz w:val="24"/>
          <w:szCs w:val="24"/>
        </w:rPr>
      </w:pPr>
      <w:r w:rsidDel="00000000" w:rsidR="00000000" w:rsidRPr="00000000">
        <w:rPr>
          <w:sz w:val="24"/>
          <w:szCs w:val="24"/>
          <w:rtl w:val="0"/>
        </w:rPr>
        <w:t xml:space="preserve">The models generated are available as a huggingface dataset at </w:t>
      </w:r>
      <w:hyperlink r:id="rId17">
        <w:r w:rsidDel="00000000" w:rsidR="00000000" w:rsidRPr="00000000">
          <w:rPr>
            <w:color w:val="1155cc"/>
            <w:sz w:val="24"/>
            <w:szCs w:val="24"/>
            <w:u w:val="single"/>
            <w:rtl w:val="0"/>
          </w:rPr>
          <w:t xml:space="preserve">https://huggingface.co/datasets/adrishgz/vgic-mutant-structural-ensembles</w:t>
        </w:r>
      </w:hyperlink>
      <w:r w:rsidDel="00000000" w:rsidR="00000000" w:rsidRPr="00000000">
        <w:rPr>
          <w:rtl w:val="0"/>
        </w:rPr>
      </w:r>
    </w:p>
    <w:p w:rsidR="00000000" w:rsidDel="00000000" w:rsidP="00000000" w:rsidRDefault="00000000" w:rsidRPr="00000000" ns1:paraId="000000AE">
      <w:pPr>
        <w:keepNext w:val="0"/>
        <w:pageBreakBefore w:val="0"/>
        <w:rPr>
          <w:sz w:val="24"/>
          <w:szCs w:val="24"/>
        </w:rPr>
      </w:pPr>
      <w:r w:rsidDel="00000000" w:rsidR="00000000" w:rsidRPr="00000000">
        <w:rPr>
          <w:rtl w:val="0"/>
        </w:rPr>
      </w:r>
    </w:p>
    <w:p w:rsidR="00000000" w:rsidDel="00000000" w:rsidP="00000000" w:rsidRDefault="00000000" w:rsidRPr="00000000" ns1:paraId="000000AF">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ns1:paraId="000000B0">
      <w:pPr>
        <w:rPr>
          <w:sz w:val="20"/>
          <w:szCs w:val="20"/>
        </w:rPr>
      </w:pPr>
      <w:r w:rsidDel="00000000" w:rsidR="00000000" w:rsidRPr="00000000">
        <w:rPr>
          <w:sz w:val="20"/>
          <w:szCs w:val="20"/>
          <w:rtl w:val="0"/>
        </w:rPr>
        <w:t xml:space="preserve">1. Catterall WA. Ion channel voltage sensors: structure, function, and pathophysiology. Neuron. 2010;67(6):915–928. doi:10.1016/j.neuron.2010.08.021.</w:t>
      </w:r>
    </w:p>
    <w:p w:rsidR="00000000" w:rsidDel="00000000" w:rsidP="00000000" w:rsidRDefault="00000000" w:rsidRPr="00000000" ns1:paraId="000000B1">
      <w:pPr>
        <w:rPr>
          <w:sz w:val="20"/>
          <w:szCs w:val="20"/>
        </w:rPr>
      </w:pPr>
      <w:r w:rsidDel="00000000" w:rsidR="00000000" w:rsidRPr="00000000">
        <w:rPr>
          <w:sz w:val="20"/>
          <w:szCs w:val="20"/>
          <w:rtl w:val="0"/>
        </w:rPr>
        <w:t xml:space="preserve">2. Huang J, Pan X, Yan N. Structural biology and molecular pharmacology of voltage-gated ion channels. Nat Rev Mol Cell Biol. 2024;25:904–925. doi:10.1038/s41580-024-00763-7.</w:t>
      </w:r>
    </w:p>
    <w:p w:rsidR="00000000" w:rsidDel="00000000" w:rsidP="00000000" w:rsidRDefault="00000000" w:rsidRPr="00000000" ns1:paraId="000000B2">
      <w:pPr>
        <w:rPr>
          <w:sz w:val="20"/>
          <w:szCs w:val="20"/>
        </w:rPr>
      </w:pPr>
      <w:r w:rsidDel="00000000" w:rsidR="00000000" w:rsidRPr="00000000">
        <w:rPr>
          <w:sz w:val="20"/>
          <w:szCs w:val="20"/>
          <w:rtl w:val="0"/>
        </w:rPr>
        <w:t xml:space="preserve">3. Catterall WA, Wisedchaisri G, Zheng N. The chemical basis for electrical signaling. Nat Chem Biol. 2017;13(5):455–463. doi:10.1038/nchembio.2353.</w:t>
      </w:r>
    </w:p>
    <w:p w:rsidR="00000000" w:rsidDel="00000000" w:rsidP="00000000" w:rsidRDefault="00000000" w:rsidRPr="00000000" ns1:paraId="000000B3">
      <w:pPr>
        <w:rPr>
          <w:sz w:val="20"/>
          <w:szCs w:val="20"/>
        </w:rPr>
      </w:pPr>
      <w:r w:rsidDel="00000000" w:rsidR="00000000" w:rsidRPr="00000000">
        <w:rPr>
          <w:sz w:val="20"/>
          <w:szCs w:val="20"/>
          <w:rtl w:val="0"/>
        </w:rPr>
        <w:t xml:space="preserve">4. Long SB, Campbell EB, MacKinnon R. Crystal structure of a mammalian voltage-dependent Shaker family K+ channel. Science. 2005;309(5736):897–903. doi:10.1126/science.1116269.</w:t>
      </w:r>
    </w:p>
    <w:p w:rsidR="00000000" w:rsidDel="00000000" w:rsidP="00000000" w:rsidRDefault="00000000" w:rsidRPr="00000000" ns1:paraId="000000B4">
      <w:pPr>
        <w:rPr>
          <w:sz w:val="20"/>
          <w:szCs w:val="20"/>
        </w:rPr>
      </w:pPr>
      <w:r w:rsidDel="00000000" w:rsidR="00000000" w:rsidRPr="00000000">
        <w:rPr>
          <w:sz w:val="20"/>
          <w:szCs w:val="20"/>
          <w:rtl w:val="0"/>
        </w:rPr>
        <w:t xml:space="preserve">5. Payandeh J, Scheuer T, Zheng N, Catterall WA. The crystal structure of a voltage-gated sodium channel. Nature. 2011;475(7356):353–358. doi:10.1038/nature10238.</w:t>
      </w:r>
    </w:p>
    <w:p w:rsidR="00000000" w:rsidDel="00000000" w:rsidP="00000000" w:rsidRDefault="00000000" w:rsidRPr="00000000" ns1:paraId="000000B5">
      <w:pPr>
        <w:rPr>
          <w:sz w:val="20"/>
          <w:szCs w:val="20"/>
        </w:rPr>
      </w:pPr>
      <w:r w:rsidDel="00000000" w:rsidR="00000000" w:rsidRPr="00000000">
        <w:rPr>
          <w:sz w:val="20"/>
          <w:szCs w:val="20"/>
          <w:rtl w:val="0"/>
        </w:rPr>
        <w:t xml:space="preserve">6. Wu J, Yan Z, Li Z, et al. Structure of the voltage-gated calcium channel CaV1.1 at 3.6 Å resolution. Nature. 2016;537(7619):191–196. doi:10.1038/nature19321.</w:t>
      </w:r>
    </w:p>
    <w:p w:rsidR="00000000" w:rsidDel="00000000" w:rsidP="00000000" w:rsidRDefault="00000000" w:rsidRPr="00000000" ns1:paraId="000000B6">
      <w:pPr>
        <w:rPr>
          <w:sz w:val="20"/>
          <w:szCs w:val="20"/>
        </w:rPr>
      </w:pPr>
      <w:r w:rsidDel="00000000" w:rsidR="00000000" w:rsidRPr="00000000">
        <w:rPr>
          <w:sz w:val="20"/>
          <w:szCs w:val="20"/>
          <w:rtl w:val="0"/>
        </w:rPr>
        <w:t xml:space="preserve">7. Harraz OF, Delpire E. Recent insights into channelopathies. Physiol Rev. 2024;104(1):23–31. doi:10.1152/physrev.00022.2023.</w:t>
      </w:r>
    </w:p>
    <w:p w:rsidR="00000000" w:rsidDel="00000000" w:rsidP="00000000" w:rsidRDefault="00000000" w:rsidRPr="00000000" ns1:paraId="000000B7">
      <w:pPr>
        <w:rPr>
          <w:sz w:val="20"/>
          <w:szCs w:val="20"/>
        </w:rPr>
      </w:pPr>
      <w:r w:rsidDel="00000000" w:rsidR="00000000" w:rsidRPr="00000000">
        <w:rPr>
          <w:sz w:val="20"/>
          <w:szCs w:val="20"/>
          <w:rtl w:val="0"/>
        </w:rPr>
        <w:t xml:space="preserve">8. Mantegazza M, Cestèle S, Catterall WA. Sodium channelopathies of skeletal muscle and brain. Physiol Rev. 2021;101(4):1633–1689. doi:10.1152/physrev.00025.2020.</w:t>
      </w:r>
    </w:p>
    <w:p w:rsidR="00000000" w:rsidDel="00000000" w:rsidP="00000000" w:rsidRDefault="00000000" w:rsidRPr="00000000" ns1:paraId="000000B8">
      <w:pPr>
        <w:rPr>
          <w:sz w:val="20"/>
          <w:szCs w:val="20"/>
        </w:rPr>
      </w:pPr>
      <w:r w:rsidDel="00000000" w:rsidR="00000000" w:rsidRPr="00000000">
        <w:rPr>
          <w:sz w:val="20"/>
          <w:szCs w:val="20"/>
          <w:rtl w:val="0"/>
        </w:rPr>
        <w:t xml:space="preserve">9. Nguyen PT, Harris BJ, Lopez-Mateos D, Hernandez-Gonzalez A, Murray AM, Yarov-Yarovoy V. Structural modeling of ion channels using AlphaFold2, RoseTTAFold2, and ESMFold. Channels (Austin). 2024;18(1):2325032. doi:10.1080/19336950.2024.2325032.</w:t>
      </w:r>
    </w:p>
    <w:p w:rsidR="00000000" w:rsidDel="00000000" w:rsidP="00000000" w:rsidRDefault="00000000" w:rsidRPr="00000000" ns1:paraId="000000B9">
      <w:pPr>
        <w:rPr>
          <w:sz w:val="20"/>
          <w:szCs w:val="20"/>
        </w:rPr>
      </w:pPr>
      <w:r w:rsidDel="00000000" w:rsidR="00000000" w:rsidRPr="00000000">
        <w:rPr>
          <w:sz w:val="20"/>
          <w:szCs w:val="20"/>
          <w:rtl w:val="0"/>
        </w:rPr>
        <w:t xml:space="preserve">10. Yao X, Gao S, Yan N. Structural biology of voltage-gated calcium channels. Channels (Austin). 2024;18(1):2290807. doi:10.1080/19336950.2023.2290807.</w:t>
      </w:r>
    </w:p>
    <w:p w:rsidR="00000000" w:rsidDel="00000000" w:rsidP="00000000" w:rsidRDefault="00000000" w:rsidRPr="00000000" ns1:paraId="000000BA">
      <w:pPr>
        <w:rPr>
          <w:sz w:val="20"/>
          <w:szCs w:val="20"/>
        </w:rPr>
      </w:pPr>
      <w:r w:rsidDel="00000000" w:rsidR="00000000" w:rsidRPr="00000000">
        <w:rPr>
          <w:sz w:val="20"/>
          <w:szCs w:val="20"/>
          <w:rtl w:val="0"/>
        </w:rPr>
        <w:t xml:space="preserve">11. Lopez-Mateos D, Harris BJ, Hernández-González A, Yarov-Yarovoy V, Wulff H. Recent advances in the pharmacology of voltage-gated ion channels. Pharmacol Rev. 2025;77(6):100090. doi:10.1016/j.pharmr.2025.100090.</w:t>
      </w:r>
    </w:p>
    <w:p w:rsidR="00000000" w:rsidDel="00000000" w:rsidP="00000000" w:rsidRDefault="00000000" w:rsidRPr="00000000" ns1:paraId="000000BB">
      <w:pPr>
        <w:rPr>
          <w:sz w:val="20"/>
          <w:szCs w:val="20"/>
        </w:rPr>
      </w:pPr>
      <w:r w:rsidDel="00000000" w:rsidR="00000000" w:rsidRPr="00000000">
        <w:rPr>
          <w:sz w:val="20"/>
          <w:szCs w:val="20"/>
          <w:rtl w:val="0"/>
        </w:rPr>
        <w:t xml:space="preserve">12. Fernández-Mariño AI, Tan XF, Bae C, Huffer K, Jiang J, Swartz KJ. Inactivation of the Kv2.1 channel through electromechanical coupling. Nature. 2023;622(7982):410–417. doi:10.1038/s41586-023-06582-8.</w:t>
      </w:r>
    </w:p>
    <w:p w:rsidR="00000000" w:rsidDel="00000000" w:rsidP="00000000" w:rsidRDefault="00000000" w:rsidRPr="00000000" ns1:paraId="000000BC">
      <w:pPr>
        <w:rPr>
          <w:sz w:val="20"/>
          <w:szCs w:val="20"/>
        </w:rPr>
      </w:pPr>
      <w:r w:rsidDel="00000000" w:rsidR="00000000" w:rsidRPr="00000000">
        <w:rPr>
          <w:sz w:val="20"/>
          <w:szCs w:val="20"/>
          <w:rtl w:val="0"/>
        </w:rPr>
        <w:t xml:space="preserve">13. Errasti-Murugarren E, Bartoccioni P, Palacín M. Membrane protein stabilization strategies for structural and functional studies. Membranes (Basel). 2021;11(2):155. doi:10.3390/membranes11020155.</w:t>
      </w:r>
    </w:p>
    <w:p w:rsidR="00000000" w:rsidDel="00000000" w:rsidP="00000000" w:rsidRDefault="00000000" w:rsidRPr="00000000" ns1:paraId="000000BD">
      <w:pPr>
        <w:rPr>
          <w:sz w:val="20"/>
          <w:szCs w:val="20"/>
        </w:rPr>
      </w:pPr>
      <w:r w:rsidDel="00000000" w:rsidR="00000000" w:rsidRPr="00000000">
        <w:rPr>
          <w:sz w:val="20"/>
          <w:szCs w:val="20"/>
          <w:rtl w:val="0"/>
        </w:rPr>
        <w:t xml:space="preserve">14. Wisedchaisri G, Gamal El-Din TM, Zheng N, Catterall WA. Structural basis for severe pain caused by mutations in the S4-S5 linkers of voltage-gated sodium channel NaV1.7. Proc Natl Acad Sci U S A. 2023;120(14):e2219624120. doi:10.1073/pnas.2219624120.</w:t>
      </w:r>
    </w:p>
    <w:p w:rsidR="00000000" w:rsidDel="00000000" w:rsidP="00000000" w:rsidRDefault="00000000" w:rsidRPr="00000000" ns1:paraId="000000BE">
      <w:pPr>
        <w:rPr>
          <w:sz w:val="20"/>
          <w:szCs w:val="20"/>
        </w:rPr>
      </w:pPr>
      <w:r w:rsidDel="00000000" w:rsidR="00000000" w:rsidRPr="00000000">
        <w:rPr>
          <w:sz w:val="20"/>
          <w:szCs w:val="20"/>
          <w:rtl w:val="0"/>
        </w:rPr>
        <w:t xml:space="preserve">15. Wisedchaisri G, Gamal El-Din TM, Powell NM, Zheng N, Catterall WA. Structural basis for severe pain caused by mutations in the voltage sensors of sodium channel NaV1.7. J Gen Physiol. 2023;155(12):e202313450. doi:10.1085/jgp.202313450.</w:t>
      </w:r>
    </w:p>
    <w:p w:rsidR="00000000" w:rsidDel="00000000" w:rsidP="00000000" w:rsidRDefault="00000000" w:rsidRPr="00000000" ns1:paraId="000000BF">
      <w:pPr>
        <w:rPr>
          <w:sz w:val="20"/>
          <w:szCs w:val="20"/>
        </w:rPr>
      </w:pPr>
      <w:r w:rsidDel="00000000" w:rsidR="00000000" w:rsidRPr="00000000">
        <w:rPr>
          <w:sz w:val="20"/>
          <w:szCs w:val="20"/>
          <w:rtl w:val="0"/>
        </w:rPr>
        <w:t xml:space="preserve">16. Jiang D, Banh R, Gamal El-Din TM, et al. Open-state structure and pore gating mechanism of the cardiac sodium channel. Cell. 2021;184(20):5151–5162.e11. doi:10.1016/j.cell.2021.08.021.</w:t>
      </w:r>
    </w:p>
    <w:p w:rsidR="00000000" w:rsidDel="00000000" w:rsidP="00000000" w:rsidRDefault="00000000" w:rsidRPr="00000000" ns1:paraId="000000C0">
      <w:pPr>
        <w:rPr>
          <w:sz w:val="20"/>
          <w:szCs w:val="20"/>
        </w:rPr>
      </w:pPr>
      <w:r w:rsidDel="00000000" w:rsidR="00000000" w:rsidRPr="00000000">
        <w:rPr>
          <w:sz w:val="20"/>
          <w:szCs w:val="20"/>
          <w:rtl w:val="0"/>
        </w:rPr>
        <w:t xml:space="preserve">17. Lopez-Mateos D, Narang K, Yarov-Yarovoy V. Exploring voltage-gated sodium channel conformations and protein-protein interactions using AlphaFold2. J Gen Physiol. 2026;158(2):e202413705. doi:10.1085/jgp.202413705.</w:t>
      </w:r>
    </w:p>
    <w:p w:rsidR="00000000" w:rsidDel="00000000" w:rsidP="00000000" w:rsidRDefault="00000000" w:rsidRPr="00000000" ns1:paraId="000000C1">
      <w:pPr>
        <w:rPr>
          <w:sz w:val="20"/>
          <w:szCs w:val="20"/>
        </w:rPr>
      </w:pPr>
      <w:r w:rsidDel="00000000" w:rsidR="00000000" w:rsidRPr="00000000">
        <w:rPr>
          <w:sz w:val="20"/>
          <w:szCs w:val="20"/>
          <w:rtl w:val="0"/>
        </w:rPr>
        <w:t xml:space="preserve">18. Jumper J, Evans R, Pritzel A, et al. Highly accurate protein structure prediction with AlphaFold. Nature. 2021;596(7873):583–589. doi:10.1038/s41586-021-03819-2.</w:t>
      </w:r>
    </w:p>
    <w:p w:rsidR="00000000" w:rsidDel="00000000" w:rsidP="00000000" w:rsidRDefault="00000000" w:rsidRPr="00000000" ns1:paraId="000000C2">
      <w:pPr>
        <w:rPr>
          <w:sz w:val="20"/>
          <w:szCs w:val="20"/>
        </w:rPr>
      </w:pPr>
      <w:r w:rsidDel="00000000" w:rsidR="00000000" w:rsidRPr="00000000">
        <w:rPr>
          <w:sz w:val="20"/>
          <w:szCs w:val="20"/>
          <w:rtl w:val="0"/>
        </w:rPr>
        <w:t xml:space="preserve">19. Akdel M, Pires DEV, Pardo EP, et al. A structural biology community assessment of AlphaFold2 applications. Nat Struct Mol Biol. 2022;29(11):1056–1067. doi:10.1038/s41594-022-00849-w.</w:t>
      </w:r>
    </w:p>
    <w:p w:rsidR="00000000" w:rsidDel="00000000" w:rsidP="00000000" w:rsidRDefault="00000000" w:rsidRPr="00000000" ns1:paraId="000000C3">
      <w:pPr>
        <w:rPr>
          <w:sz w:val="20"/>
          <w:szCs w:val="20"/>
        </w:rPr>
      </w:pPr>
      <w:r w:rsidDel="00000000" w:rsidR="00000000" w:rsidRPr="00000000">
        <w:rPr>
          <w:sz w:val="20"/>
          <w:szCs w:val="20"/>
          <w:rtl w:val="0"/>
        </w:rPr>
        <w:t xml:space="preserve">20. Buel GR, Walters KJ. Can AlphaFold2 predict the impact of missense mutations on structure? Nat Struct Mol Biol. 2022;29(1):1–2. doi:10.1038/s41594-021-00714-2.</w:t>
      </w:r>
    </w:p>
    <w:p w:rsidR="00000000" w:rsidDel="00000000" w:rsidP="00000000" w:rsidRDefault="00000000" w:rsidRPr="00000000" ns1:paraId="000000C4">
      <w:pPr>
        <w:rPr>
          <w:sz w:val="20"/>
          <w:szCs w:val="20"/>
        </w:rPr>
      </w:pPr>
      <w:r w:rsidDel="00000000" w:rsidR="00000000" w:rsidRPr="00000000">
        <w:rPr>
          <w:sz w:val="20"/>
          <w:szCs w:val="20"/>
          <w:rtl w:val="0"/>
        </w:rPr>
        <w:t xml:space="preserve">21. Pak MA, Markhieva KA, Novikova MS, et al. Using AlphaFold to predict the impact of single mutations on protein stability and function. PLoS One. 2023;18(3):e0282689. doi:10.1371/journal.pone.0282689.</w:t>
      </w:r>
    </w:p>
    <w:p w:rsidR="00000000" w:rsidDel="00000000" w:rsidP="00000000" w:rsidRDefault="00000000" w:rsidRPr="00000000" ns1:paraId="000000C5">
      <w:pPr>
        <w:rPr>
          <w:sz w:val="20"/>
          <w:szCs w:val="20"/>
        </w:rPr>
      </w:pPr>
      <w:r w:rsidDel="00000000" w:rsidR="00000000" w:rsidRPr="00000000">
        <w:rPr>
          <w:sz w:val="20"/>
          <w:szCs w:val="20"/>
          <w:rtl w:val="0"/>
        </w:rPr>
        <w:t xml:space="preserve">22. McBride JM, Polev K, Abdirasulov A, Reinharz V, Grzybowski BA, Tlusty T. AlphaFold2 can predict single-mutation effects. Phys Rev Lett. 2023;131(21):218401. doi:10.1103/PhysRevLett.131.218401.</w:t>
      </w:r>
    </w:p>
    <w:p w:rsidR="00000000" w:rsidDel="00000000" w:rsidP="00000000" w:rsidRDefault="00000000" w:rsidRPr="00000000" ns1:paraId="000000C6">
      <w:pPr>
        <w:rPr>
          <w:sz w:val="20"/>
          <w:szCs w:val="20"/>
        </w:rPr>
      </w:pPr>
      <w:r w:rsidDel="00000000" w:rsidR="00000000" w:rsidRPr="00000000">
        <w:rPr>
          <w:sz w:val="20"/>
          <w:szCs w:val="20"/>
          <w:rtl w:val="0"/>
        </w:rPr>
        <w:t xml:space="preserve">23. Jiang T, Zhang H, Monteiro Da Silva G, Gyawali YP, Feng C. Deciphering mutational effects on inducible NO synthase conformational dynamics via quantitative cross-linking mass spectrometry and AlphaFold2 subsampling. J Biol Chem. 2025;301(11):110673. doi:10.1016/j.jbc.2025.110673.</w:t>
      </w:r>
    </w:p>
    <w:p w:rsidR="00000000" w:rsidDel="00000000" w:rsidP="00000000" w:rsidRDefault="00000000" w:rsidRPr="00000000" ns1:paraId="000000C7">
      <w:pPr>
        <w:rPr>
          <w:sz w:val="20"/>
          <w:szCs w:val="20"/>
        </w:rPr>
      </w:pPr>
      <w:r w:rsidDel="00000000" w:rsidR="00000000" w:rsidRPr="00000000">
        <w:rPr>
          <w:sz w:val="20"/>
          <w:szCs w:val="20"/>
          <w:rtl w:val="0"/>
        </w:rPr>
        <w:t xml:space="preserve">24. Saldaño T, Escobedo N, Marchetti J, et al. Impact of protein conformational diversity on AlphaFold predictions. Bioinformatics. 2022;38(10):2742–2748. doi:10.1093/bioinformatics/btac202.</w:t>
      </w:r>
    </w:p>
    <w:p w:rsidR="00000000" w:rsidDel="00000000" w:rsidP="00000000" w:rsidRDefault="00000000" w:rsidRPr="00000000" ns1:paraId="000000C8">
      <w:pPr>
        <w:rPr>
          <w:sz w:val="20"/>
          <w:szCs w:val="20"/>
        </w:rPr>
      </w:pPr>
      <w:r w:rsidDel="00000000" w:rsidR="00000000" w:rsidRPr="00000000">
        <w:rPr>
          <w:sz w:val="20"/>
          <w:szCs w:val="20"/>
          <w:rtl w:val="0"/>
        </w:rPr>
        <w:t xml:space="preserve">25. del Alamo D, Sala D, McHaourab HS, Meiler J. Sampling alternative conformational states of transporters and receptors with AlphaFold2. eLife. 2022;11:e75751. doi:10.7554/eLife.75751.</w:t>
      </w:r>
    </w:p>
    <w:p w:rsidR="00000000" w:rsidDel="00000000" w:rsidP="00000000" w:rsidRDefault="00000000" w:rsidRPr="00000000" ns1:paraId="000000C9">
      <w:pPr>
        <w:rPr>
          <w:sz w:val="20"/>
          <w:szCs w:val="20"/>
        </w:rPr>
      </w:pPr>
      <w:r w:rsidDel="00000000" w:rsidR="00000000" w:rsidRPr="00000000">
        <w:rPr>
          <w:sz w:val="20"/>
          <w:szCs w:val="20"/>
          <w:rtl w:val="0"/>
        </w:rPr>
        <w:t xml:space="preserve">26. Stein RA, McHaourab HS. SPEACH_AF: Sampling protein ensembles and conformational heterogeneity with AlphaFold2. PLoS Comput Biol. 2022;18(8):e1010483. doi:10.1371/journal.pcbi.1010483.</w:t>
      </w:r>
    </w:p>
    <w:p w:rsidR="00000000" w:rsidDel="00000000" w:rsidP="00000000" w:rsidRDefault="00000000" w:rsidRPr="00000000" ns1:paraId="000000CA">
      <w:pPr>
        <w:rPr>
          <w:sz w:val="20"/>
          <w:szCs w:val="20"/>
        </w:rPr>
      </w:pPr>
      <w:r w:rsidDel="00000000" w:rsidR="00000000" w:rsidRPr="00000000">
        <w:rPr>
          <w:sz w:val="20"/>
          <w:szCs w:val="20"/>
          <w:rtl w:val="0"/>
        </w:rPr>
        <w:t xml:space="preserve">27. Wayment-Steele HK, Ojoawo A, Otten R, et al. Predicting multiple conformations via sequence clustering and AlphaFold2. Nature. 2024;625(7996):832–839. doi:10.1038/s41586-023-06832-9.</w:t>
      </w:r>
    </w:p>
    <w:p w:rsidR="00000000" w:rsidDel="00000000" w:rsidP="00000000" w:rsidRDefault="00000000" w:rsidRPr="00000000" ns1:paraId="000000CB">
      <w:pPr>
        <w:rPr>
          <w:sz w:val="20"/>
          <w:szCs w:val="20"/>
        </w:rPr>
      </w:pPr>
      <w:r w:rsidDel="00000000" w:rsidR="00000000" w:rsidRPr="00000000">
        <w:rPr>
          <w:sz w:val="20"/>
          <w:szCs w:val="20"/>
          <w:rtl w:val="0"/>
        </w:rPr>
        <w:t xml:space="preserve">28. Monteiro da Silva G, Cui JY, Dalgarno DC, Lisi GP, Rubenstein BM. High-throughput prediction of protein conformational distributions with subsampled AlphaFold2. Nat Commun. 2024;15(1):2464. doi:10.1038/s41467-024-46715-9.</w:t>
      </w:r>
    </w:p>
    <w:p w:rsidR="00000000" w:rsidDel="00000000" w:rsidP="00000000" w:rsidRDefault="00000000" w:rsidRPr="00000000" ns1:paraId="000000CC">
      <w:pPr>
        <w:rPr>
          <w:sz w:val="20"/>
          <w:szCs w:val="20"/>
        </w:rPr>
      </w:pPr>
      <w:r w:rsidDel="00000000" w:rsidR="00000000" w:rsidRPr="00000000">
        <w:rPr>
          <w:sz w:val="20"/>
          <w:szCs w:val="20"/>
          <w:rtl w:val="0"/>
        </w:rPr>
        <w:t xml:space="preserve">29. Kalakoti Y, Wallner B. AFsample2 predicts multiple conformations and ensembles with AlphaFold2. Commun Biol. 2025;8(1):373. doi:10.1038/s42003-025-07791-9.</w:t>
      </w:r>
    </w:p>
    <w:p w:rsidR="00000000" w:rsidDel="00000000" w:rsidP="00000000" w:rsidRDefault="00000000" w:rsidRPr="00000000" ns1:paraId="000000CD">
      <w:pPr>
        <w:rPr>
          <w:sz w:val="20"/>
          <w:szCs w:val="20"/>
        </w:rPr>
      </w:pPr>
      <w:r w:rsidDel="00000000" w:rsidR="00000000" w:rsidRPr="00000000">
        <w:rPr>
          <w:sz w:val="20"/>
          <w:szCs w:val="20"/>
          <w:rtl w:val="0"/>
        </w:rPr>
        <w:t xml:space="preserve">30. Sala D, Engelberger F, McHaourab HS, Meiler J. Modeling conformational states of proteins with AlphaFold. Curr Opin Struct Biol. 2023;81:102645. doi:10.1016/j.sbi.2023.102645.</w:t>
      </w:r>
    </w:p>
    <w:p w:rsidR="00000000" w:rsidDel="00000000" w:rsidP="00000000" w:rsidRDefault="00000000" w:rsidRPr="00000000" ns1:paraId="000000CE">
      <w:pPr>
        <w:rPr>
          <w:sz w:val="20"/>
          <w:szCs w:val="20"/>
        </w:rPr>
      </w:pPr>
      <w:r w:rsidDel="00000000" w:rsidR="00000000" w:rsidRPr="00000000">
        <w:rPr>
          <w:sz w:val="20"/>
          <w:szCs w:val="20"/>
          <w:rtl w:val="0"/>
        </w:rPr>
        <w:t xml:space="preserve">31. Vani BP, Aranganathan A, Wang D, Tiwary P. AlphaFold2-RAVE: From sequence to Boltzmann ranking. J Chem Theory Comput. 2023;19(14):4351–4354. doi:10.1021/acs.jctc.3c00290.</w:t>
      </w:r>
    </w:p>
    <w:p w:rsidR="00000000" w:rsidDel="00000000" w:rsidP="00000000" w:rsidRDefault="00000000" w:rsidRPr="00000000" ns1:paraId="000000CF">
      <w:pPr>
        <w:rPr>
          <w:sz w:val="20"/>
          <w:szCs w:val="20"/>
        </w:rPr>
      </w:pPr>
      <w:r w:rsidDel="00000000" w:rsidR="00000000" w:rsidRPr="00000000">
        <w:rPr>
          <w:sz w:val="20"/>
          <w:szCs w:val="20"/>
          <w:rtl w:val="0"/>
        </w:rPr>
        <w:t xml:space="preserve">32. Mirabello C, Wallner B, Nystedt B, Azinas S, Carroni M. Unmasking AlphaFold to integrate experiments and predictions in multimeric complexes. Nat Commun. 2024;15(1):8724. doi:10.1038/s41467-024-52951-w.</w:t>
      </w:r>
    </w:p>
    <w:p w:rsidR="00000000" w:rsidDel="00000000" w:rsidP="00000000" w:rsidRDefault="00000000" w:rsidRPr="00000000" ns1:paraId="000000D0">
      <w:pPr>
        <w:rPr>
          <w:sz w:val="20"/>
          <w:szCs w:val="20"/>
        </w:rPr>
      </w:pPr>
      <w:r w:rsidDel="00000000" w:rsidR="00000000" w:rsidRPr="00000000">
        <w:rPr>
          <w:sz w:val="20"/>
          <w:szCs w:val="20"/>
          <w:rtl w:val="0"/>
        </w:rPr>
        <w:t xml:space="preserve">33. Tao E, Corry B. AlphaFold2 captures conformational transitions in the voltage-gated channel superfamily. Biophys J. 2025;124(19):3291–3303. doi:10.1016/j.bpj.2025.08.033.</w:t>
      </w:r>
    </w:p>
    <w:p w:rsidR="00000000" w:rsidDel="00000000" w:rsidP="00000000" w:rsidRDefault="00000000" w:rsidRPr="00000000" ns1:paraId="000000D1">
      <w:pPr>
        <w:rPr>
          <w:sz w:val="20"/>
          <w:szCs w:val="20"/>
        </w:rPr>
      </w:pPr>
      <w:r w:rsidDel="00000000" w:rsidR="00000000" w:rsidRPr="00000000">
        <w:rPr>
          <w:sz w:val="20"/>
          <w:szCs w:val="20"/>
          <w:rtl w:val="0"/>
        </w:rPr>
        <w:t xml:space="preserve">34. Schafer JW, Lee M, Chakravarty D, Thole JF, Chen EA, Porter LL. Sequence clustering confounds AlphaFold2. Nature. 2025;638(8051):E8–E12. doi:10.1038/s41586-024-08267-2.</w:t>
      </w:r>
    </w:p>
    <w:p w:rsidR="00000000" w:rsidDel="00000000" w:rsidP="00000000" w:rsidRDefault="00000000" w:rsidRPr="00000000" ns1:paraId="000000D2">
      <w:pPr>
        <w:rPr>
          <w:sz w:val="20"/>
          <w:szCs w:val="20"/>
        </w:rPr>
      </w:pPr>
      <w:r w:rsidDel="00000000" w:rsidR="00000000" w:rsidRPr="00000000">
        <w:rPr>
          <w:sz w:val="20"/>
          <w:szCs w:val="20"/>
          <w:rtl w:val="0"/>
        </w:rPr>
        <w:t xml:space="preserve">35. Ngo K, Yang P-C, Yarov-Yarovoy V, Clancy CE, Vorobyov I. Harnessing AlphaFold to reveal hERG channel conformational state secrets. eLife. 2025;13:RP104901. doi:10.7554/eLife.104901.3.</w:t>
      </w:r>
    </w:p>
    <w:p w:rsidR="00000000" w:rsidDel="00000000" w:rsidP="00000000" w:rsidRDefault="00000000" w:rsidRPr="00000000" ns1:paraId="000000D3">
      <w:pPr>
        <w:rPr>
          <w:sz w:val="20"/>
          <w:szCs w:val="20"/>
        </w:rPr>
      </w:pPr>
      <w:r w:rsidDel="00000000" w:rsidR="00000000" w:rsidRPr="00000000">
        <w:rPr>
          <w:sz w:val="20"/>
          <w:szCs w:val="20"/>
          <w:rtl w:val="0"/>
        </w:rPr>
        <w:t xml:space="preserve">36. de Kovel CGF, Syrbe S, Brilstra EH, et al. Neurodevelopmental disorders caused by de novo variants in KCNB1: genotypes and phenotypes. JAMA Neurol. 2017;74(10):1228–1236. doi:10.1001/jamaneurol.2017.1714.</w:t>
      </w:r>
    </w:p>
    <w:p w:rsidR="00000000" w:rsidDel="00000000" w:rsidP="00000000" w:rsidRDefault="00000000" w:rsidRPr="00000000" ns1:paraId="000000D4">
      <w:pPr>
        <w:rPr>
          <w:sz w:val="20"/>
          <w:szCs w:val="20"/>
        </w:rPr>
      </w:pPr>
      <w:r w:rsidDel="00000000" w:rsidR="00000000" w:rsidRPr="00000000">
        <w:rPr>
          <w:sz w:val="20"/>
          <w:szCs w:val="20"/>
          <w:rtl w:val="0"/>
        </w:rPr>
        <w:t xml:space="preserve">37. Li Z, Jin X, Wu T, et al. Structure of human NaV1.5 reveals the fast inactivation-related segments as a mutational hotspot for the long QT syndrome. Proc Natl Acad Sci U S A. 2021;118(11):e2100069118. doi:10.1073/pnas.2100069118.</w:t>
      </w:r>
    </w:p>
    <w:p w:rsidR="00000000" w:rsidDel="00000000" w:rsidP="00000000" w:rsidRDefault="00000000" w:rsidRPr="00000000" ns1:paraId="000000D5">
      <w:pPr>
        <w:rPr>
          <w:sz w:val="20"/>
          <w:szCs w:val="20"/>
        </w:rPr>
      </w:pPr>
      <w:r w:rsidDel="00000000" w:rsidR="00000000" w:rsidRPr="00000000">
        <w:rPr>
          <w:sz w:val="20"/>
          <w:szCs w:val="20"/>
          <w:rtl w:val="0"/>
        </w:rPr>
        <w:t xml:space="preserve">38. Biswas R, Lopez-Serrano AL, Purohit A, et al. Structural basis of human NaV1.5 gating mechanisms. Proc Natl Acad Sci U S A. 2025;122(20):e2416181122. doi:10.1073/pnas.2416181122.</w:t>
      </w:r>
    </w:p>
    <w:p w:rsidR="00000000" w:rsidDel="00000000" w:rsidP="00000000" w:rsidRDefault="00000000" w:rsidRPr="00000000" ns1:paraId="000000D6">
      <w:pPr>
        <w:rPr>
          <w:sz w:val="20"/>
          <w:szCs w:val="20"/>
        </w:rPr>
      </w:pPr>
      <w:r w:rsidDel="00000000" w:rsidR="00000000" w:rsidRPr="00000000">
        <w:rPr>
          <w:sz w:val="20"/>
          <w:szCs w:val="20"/>
          <w:rtl w:val="0"/>
        </w:rPr>
        <w:t xml:space="preserve">39. Biswas R, Lopez-Serrano AL, Purohit A, et al. Structural and functional mechanisms underlying activation gate dynamics and IFM motif accessibility in human NaV1.5. Nat Commun. 2026;17(1):2820. doi:10.1038/s41467-026-69672-x.</w:t>
      </w:r>
    </w:p>
    <w:p w:rsidR="00000000" w:rsidDel="00000000" w:rsidP="00000000" w:rsidRDefault="00000000" w:rsidRPr="00000000" ns1:paraId="000000D7">
      <w:pPr>
        <w:rPr>
          <w:sz w:val="20"/>
          <w:szCs w:val="20"/>
        </w:rPr>
      </w:pPr>
      <w:r w:rsidDel="00000000" w:rsidR="00000000" w:rsidRPr="00000000">
        <w:rPr>
          <w:sz w:val="20"/>
          <w:szCs w:val="20"/>
          <w:rtl w:val="0"/>
        </w:rPr>
        <w:t xml:space="preserve">40. Splawski I, Timothy KW, Sharpe LM, et al. CaV1.2 calcium channel dysfunction causes a multisystem disorder including arrhythmia and autism. Cell. 2004;119(1):19–31. doi:10.1016/j.cell.2004.09.011.</w:t>
      </w:r>
    </w:p>
    <w:p w:rsidR="00000000" w:rsidDel="00000000" w:rsidP="00000000" w:rsidRDefault="00000000" w:rsidRPr="00000000" ns1:paraId="000000D8">
      <w:pPr>
        <w:rPr>
          <w:sz w:val="20"/>
          <w:szCs w:val="20"/>
        </w:rPr>
      </w:pPr>
      <w:r w:rsidDel="00000000" w:rsidR="00000000" w:rsidRPr="00000000">
        <w:rPr>
          <w:sz w:val="20"/>
          <w:szCs w:val="20"/>
          <w:rtl w:val="0"/>
        </w:rPr>
        <w:t xml:space="preserve">41. Splawski I, Timothy KW, Decher N, et al. Severe arrhythmia disorder caused by cardiac L-type calcium channel mutations. Proc Natl Acad Sci U S A. 2005;102(23):8089–8096. doi:10.1073/pnas.0502506102.</w:t>
      </w:r>
    </w:p>
    <w:p w:rsidR="00000000" w:rsidDel="00000000" w:rsidP="00000000" w:rsidRDefault="00000000" w:rsidRPr="00000000" ns1:paraId="000000D9">
      <w:pPr>
        <w:rPr>
          <w:sz w:val="20"/>
          <w:szCs w:val="20"/>
        </w:rPr>
      </w:pPr>
      <w:r w:rsidDel="00000000" w:rsidR="00000000" w:rsidRPr="00000000">
        <w:rPr>
          <w:sz w:val="20"/>
          <w:szCs w:val="20"/>
          <w:rtl w:val="0"/>
        </w:rPr>
        <w:t xml:space="preserve">42. Barrett CF, Tsien RW. The Timothy syndrome mutation differentially affects voltage- and calcium-dependent inactivation of CaV1.2 L-type calcium channels. Proc Natl Acad Sci U S A. 2008;105(6):2157–2162. doi:10.1073/pnas.0710501105.</w:t>
      </w:r>
    </w:p>
    <w:p w:rsidR="00000000" w:rsidDel="00000000" w:rsidP="00000000" w:rsidRDefault="00000000" w:rsidRPr="00000000" ns1:paraId="000000DA">
      <w:pPr>
        <w:rPr>
          <w:sz w:val="20"/>
          <w:szCs w:val="20"/>
        </w:rPr>
      </w:pPr>
      <w:r w:rsidDel="00000000" w:rsidR="00000000" w:rsidRPr="00000000">
        <w:rPr>
          <w:sz w:val="20"/>
          <w:szCs w:val="20"/>
          <w:rtl w:val="0"/>
        </w:rPr>
        <w:t xml:space="preserve">43. Depil K, Beyl S, Stary-Weinzinger A, et al. Timothy mutation disrupts the link between activation and inactivation in CaV1.2 protein. J Biol Chem. 2011;286(36):31557–31564. doi:10.1074/jbc.M111.255273.</w:t>
      </w:r>
    </w:p>
    <w:p w:rsidR="00000000" w:rsidDel="00000000" w:rsidP="00000000" w:rsidRDefault="00000000" w:rsidRPr="00000000" ns1:paraId="000000DB">
      <w:pPr>
        <w:rPr>
          <w:sz w:val="20"/>
          <w:szCs w:val="20"/>
        </w:rPr>
      </w:pPr>
      <w:r w:rsidDel="00000000" w:rsidR="00000000" w:rsidRPr="00000000">
        <w:rPr>
          <w:sz w:val="20"/>
          <w:szCs w:val="20"/>
          <w:rtl w:val="0"/>
        </w:rPr>
        <w:t xml:space="preserve">44. Korkosh VS, Kiselev AM, Mikhaylov EN, Kostareva AA, Zhorov BS. Atomic mechanisms of Timothy syndrome-associated mutations in calcium channel CaV1.2. Front Physiol. 2019;10:335. doi:10.3389/fphys.2019.00335.</w:t>
      </w:r>
    </w:p>
    <w:p w:rsidR="00000000" w:rsidDel="00000000" w:rsidP="00000000" w:rsidRDefault="00000000" w:rsidRPr="00000000" ns1:paraId="000000DC">
      <w:pPr>
        <w:rPr>
          <w:sz w:val="20"/>
          <w:szCs w:val="20"/>
        </w:rPr>
      </w:pPr>
      <w:r w:rsidDel="00000000" w:rsidR="00000000" w:rsidRPr="00000000">
        <w:rPr>
          <w:sz w:val="20"/>
          <w:szCs w:val="20"/>
          <w:rtl w:val="0"/>
        </w:rPr>
        <w:t xml:space="preserve">45. Dick IE, Joshi-Mukherjee R, Yang W, Yue DT. Arrhythmogenesis in Timothy syndrome is associated with defects in Ca2+-dependent inactivation. Nat Commun. 2016;7:10370. doi:10.1038/ncomms10370.</w:t>
      </w:r>
    </w:p>
    <w:p w:rsidR="00000000" w:rsidDel="00000000" w:rsidP="00000000" w:rsidRDefault="00000000" w:rsidRPr="00000000" ns1:paraId="000000DD">
      <w:pPr>
        <w:rPr>
          <w:sz w:val="20"/>
          <w:szCs w:val="20"/>
        </w:rPr>
      </w:pPr>
      <w:r w:rsidDel="00000000" w:rsidR="00000000" w:rsidRPr="00000000">
        <w:rPr>
          <w:sz w:val="20"/>
          <w:szCs w:val="20"/>
          <w:rtl w:val="0"/>
        </w:rPr>
        <w:t xml:space="preserve">46. Mirdita M, Schütze K, Moriwaki Y, Heo L, Ovchinnikov S, Steinegger M. ColabFold: making protein folding accessible to all. Nat Methods. 2022;19(6):679–682. doi:10.1038/s41592-022-01488-1.</w:t>
      </w:r>
    </w:p>
    <w:p w:rsidR="00000000" w:rsidDel="00000000" w:rsidP="00000000" w:rsidRDefault="00000000" w:rsidRPr="00000000" ns1:paraId="000000DE">
      <w:pPr>
        <w:rPr>
          <w:sz w:val="20"/>
          <w:szCs w:val="20"/>
        </w:rPr>
      </w:pPr>
      <w:r w:rsidDel="00000000" w:rsidR="00000000" w:rsidRPr="00000000">
        <w:rPr>
          <w:sz w:val="20"/>
          <w:szCs w:val="20"/>
          <w:rtl w:val="0"/>
        </w:rPr>
        <w:t xml:space="preserve">47. Evans R, O'Neill M, Pritzel A, et al. Protein complex prediction with AlphaFold-Multimer. bioRxiv. 2021. doi:10.1101/2021.10.04.463034.</w:t>
      </w:r>
    </w:p>
    <w:p w:rsidR="00000000" w:rsidDel="00000000" w:rsidP="00000000" w:rsidRDefault="00000000" w:rsidRPr="00000000" ns1:paraId="000000DF">
      <w:pPr>
        <w:rPr>
          <w:sz w:val="20"/>
          <w:szCs w:val="20"/>
        </w:rPr>
      </w:pPr>
      <w:r w:rsidDel="00000000" w:rsidR="00000000" w:rsidRPr="00000000">
        <w:rPr>
          <w:sz w:val="20"/>
          <w:szCs w:val="20"/>
          <w:rtl w:val="0"/>
        </w:rPr>
        <w:t xml:space="preserve">48. Žídek A. AlphaFold v2.3.0. GitHub technical note. 2022. Available from: https://github.com/google-deepmind/alphafold/blob/main/docs/technical_note_v2.3.0.md.</w:t>
      </w:r>
    </w:p>
    <w:p w:rsidR="00000000" w:rsidDel="00000000" w:rsidP="00000000" w:rsidRDefault="00000000" w:rsidRPr="00000000" ns1:paraId="000000E0">
      <w:pPr>
        <w:rPr>
          <w:sz w:val="20"/>
          <w:szCs w:val="20"/>
        </w:rPr>
      </w:pPr>
      <w:r w:rsidDel="00000000" w:rsidR="00000000" w:rsidRPr="00000000">
        <w:rPr>
          <w:sz w:val="20"/>
          <w:szCs w:val="20"/>
          <w:rtl w:val="0"/>
        </w:rPr>
        <w:t xml:space="preserve">49. Gao S, Yao X, Chen J, et al. Structural basis for human CaV1.2 inhibition by multiple drugs and the neurotoxin calciseptine. Cell. 2023;186(24):5363–5374.e16. doi:10.1016/j.cell.2023.10.007.</w:t>
      </w:r>
    </w:p>
    <w:p w:rsidR="00000000" w:rsidDel="00000000" w:rsidP="00000000" w:rsidRDefault="00000000" w:rsidRPr="00000000" ns1:paraId="000000E1">
      <w:pPr>
        <w:rPr>
          <w:sz w:val="20"/>
          <w:szCs w:val="20"/>
        </w:rPr>
      </w:pPr>
      <w:r w:rsidDel="00000000" w:rsidR="00000000" w:rsidRPr="00000000">
        <w:rPr>
          <w:sz w:val="20"/>
          <w:szCs w:val="20"/>
          <w:rtl w:val="0"/>
        </w:rPr>
        <w:t xml:space="preserve">50. Wei Y, Yu Z, Wang L, et al. Structural bases of inhibitory mechanisms of CaV1.2 channel inhibitors. Nat Commun. 2024;15(1):2772. doi:10.1038/s41467-024-47116-8.</w:t>
      </w:r>
    </w:p>
    <w:p w:rsidR="00000000" w:rsidDel="00000000" w:rsidP="00000000" w:rsidRDefault="00000000" w:rsidRPr="00000000" ns1:paraId="000000E2">
      <w:pPr>
        <w:rPr>
          <w:sz w:val="20"/>
          <w:szCs w:val="20"/>
        </w:rPr>
      </w:pPr>
      <w:r w:rsidDel="00000000" w:rsidR="00000000" w:rsidRPr="00000000">
        <w:rPr>
          <w:sz w:val="20"/>
          <w:szCs w:val="20"/>
          <w:rtl w:val="0"/>
        </w:rPr>
        <w:t xml:space="preserve">51. Schmidt L, Kopec W. Deep learning as a generator of sodium channel state hypotheses. J Gen Physiol. 2026;158(3):e202513938. doi:10.1085/jgp.202513938.</w:t>
      </w:r>
    </w:p>
    <w:p w:rsidR="00000000" w:rsidDel="00000000" w:rsidP="00000000" w:rsidRDefault="00000000" w:rsidRPr="00000000" ns1:paraId="000000E3">
      <w:pPr>
        <w:rPr>
          <w:sz w:val="20"/>
          <w:szCs w:val="20"/>
        </w:rPr>
      </w:pPr>
      <w:r w:rsidDel="00000000" w:rsidR="00000000" w:rsidRPr="00000000">
        <w:rPr>
          <w:sz w:val="20"/>
          <w:szCs w:val="20"/>
          <w:rtl w:val="0"/>
        </w:rPr>
        <w:t xml:space="preserve">52. Kalakoti Y, Wallner B. AFsample3: Generating and selecting multiple conformational states with AlphaFold3. bioRxiv. 2026. doi:10.64898/2026.01.16.699904.</w:t>
      </w:r>
    </w:p>
    <w:p w:rsidR="00000000" w:rsidDel="00000000" w:rsidP="00000000" w:rsidRDefault="00000000" w:rsidRPr="00000000" ns1:paraId="000000E4">
      <w:pPr>
        <w:rPr>
          <w:sz w:val="20"/>
          <w:szCs w:val="20"/>
        </w:rPr>
      </w:pPr>
      <w:r w:rsidDel="00000000" w:rsidR="00000000" w:rsidRPr="00000000">
        <w:rPr>
          <w:sz w:val="20"/>
          <w:szCs w:val="20"/>
          <w:rtl w:val="0"/>
        </w:rPr>
        <w:t xml:space="preserve">53. Abramson J, Adler J, Dunger J, et al. Accurate structure prediction of biomolecular interactions with AlphaFold 3. Nature. 2024;630(8016):493–500. doi:10.1038/s41586-024-07487-w.</w:t>
      </w:r>
    </w:p>
    <w:p w:rsidR="00000000" w:rsidDel="00000000" w:rsidP="00000000" w:rsidRDefault="00000000" w:rsidRPr="00000000" ns1:paraId="000000E5">
      <w:pPr>
        <w:rPr>
          <w:sz w:val="20"/>
          <w:szCs w:val="20"/>
        </w:rPr>
        <w:sectPr>
          <w:pgSz w:h="15840" w:w="12240" w:orient="portrait"/>
          <w:pgMar w:bottom="1440" w:top="1440" w:left="1440" w:right="1440" w:header="720" w:footer="720"/>
          <w:pgNumType w:start="1"/>
        </w:sectPr>
      </w:pPr>
      <w:r w:rsidDel="00000000" w:rsidR="00000000" w:rsidRPr="00000000">
        <w:rPr>
          <w:sz w:val="20"/>
          <w:szCs w:val="20"/>
          <w:rtl w:val="0"/>
        </w:rPr>
        <w:t xml:space="preserve">54. Passaro S, Corso G, Wohlwend J, et al. Boltz-2: Towards accurate and efficient binding affinity prediction. bioRxiv. 2025. doi:10.1101/2025.06.14.659707.</w:t>
      </w:r>
    </w:p>
    <w:p w:rsidR="00000000" w:rsidDel="00000000" w:rsidP="00000000" w:rsidRDefault="00000000" w:rsidRPr="00000000" ns1:paraId="000000E6">
      <w:pPr>
        <w:keepNext w:val="1"/>
        <w:pageBreakBefore w:val="0"/>
        <w:spacing w:after="100" w:before="0" w:lineRule="auto"/>
        <w:rPr>
          <w:b w:val="1"/>
          <w:bCs w:val="1"/>
          <w:sz w:val="20"/>
          <w:szCs w:val="20"/>
        </w:rPr>
      </w:pPr>
      <w:r w:rsidDel="00000000" w:rsidR="00000000" w:rsidRPr="00000000">
        <w:rPr>
          <w:rFonts w:ascii="Arial" w:cs="Arial" w:eastAsia="Arial" w:hAnsi="Arial"/>
          <w:b w:val="1"/>
          <w:bCs w:val="1"/>
          <w:sz w:val="20"/>
          <w:szCs w:val="20"/>
          <w:rtl w:val="0"/>
        </w:rPr>
        <w:t xml:space="preserve">Supplementary Table S1. Channel constructs, targeted-mask definitions, and final-QC ensemble sizes.</w:t>
      </w:r>
      <w:r w:rsidDel="00000000" w:rsidR="00000000" w:rsidRPr="00000000">
        <w:rPr>
          <w:rtl w:val="0"/>
        </w:rPr>
      </w:r>
    </w:p>
    <w:tbl>
      <w:tblPr>
        <w:tblStyle w:val="Table1"/>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1368"/>
        <w:gridCol w:w="835"/>
        <w:gridCol w:w="1036"/>
        <w:gridCol w:w="3772"/>
        <w:gridCol w:w="691"/>
        <w:gridCol w:w="1756"/>
        <w:tblGridChange w:id="0">
          <w:tblGrid>
            <w:gridCol w:w="936"/>
            <w:gridCol w:w="1368"/>
            <w:gridCol w:w="835"/>
            <w:gridCol w:w="1036"/>
            <w:gridCol w:w="3772"/>
            <w:gridCol w:w="691"/>
            <w:gridCol w:w="175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7">
            <w:pPr>
              <w:spacing w:after="0" w:before="0" w:line="240" w:lineRule="auto"/>
              <w:jc w:val="center"/>
              <w:rPr/>
            </w:pPr>
            <w:r w:rsidDel="00000000" w:rsidR="00000000" w:rsidRPr="00000000">
              <w:rPr>
                <w:rFonts w:ascii="Arial" w:cs="Arial" w:eastAsia="Arial" w:hAnsi="Arial"/>
                <w:b w:val="1"/>
                <w:bCs w:val="1"/>
                <w:sz w:val="13"/>
                <w:szCs w:val="13"/>
                <w:rtl w:val="0"/>
              </w:rPr>
              <w:t xml:space="preserve">Channel / variant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8">
            <w:pPr>
              <w:spacing w:after="0" w:before="0" w:line="240" w:lineRule="auto"/>
              <w:jc w:val="center"/>
              <w:rPr/>
            </w:pPr>
            <w:r w:rsidDel="00000000" w:rsidR="00000000" w:rsidRPr="00000000">
              <w:rPr>
                <w:rFonts w:ascii="Arial" w:cs="Arial" w:eastAsia="Arial" w:hAnsi="Arial"/>
                <w:b w:val="1"/>
                <w:bCs w:val="1"/>
                <w:sz w:val="13"/>
                <w:szCs w:val="13"/>
                <w:rtl w:val="0"/>
              </w:rPr>
              <w:t xml:space="preserve">Sequence source / construct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9">
            <w:pPr>
              <w:spacing w:after="0" w:before="0" w:line="240" w:lineRule="auto"/>
              <w:jc w:val="center"/>
              <w:rPr/>
            </w:pPr>
            <w:r w:rsidDel="00000000" w:rsidR="00000000" w:rsidRPr="00000000">
              <w:rPr>
                <w:rFonts w:ascii="Arial" w:cs="Arial" w:eastAsia="Arial" w:hAnsi="Arial"/>
                <w:b w:val="1"/>
                <w:bCs w:val="1"/>
                <w:sz w:val="13"/>
                <w:szCs w:val="13"/>
                <w:rtl w:val="0"/>
              </w:rPr>
              <w:t xml:space="preserve">AF2 config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A">
            <w:pPr>
              <w:spacing w:after="0" w:before="0" w:line="240" w:lineRule="auto"/>
              <w:jc w:val="center"/>
              <w:rPr/>
            </w:pPr>
            <w:r w:rsidDel="00000000" w:rsidR="00000000" w:rsidRPr="00000000">
              <w:rPr>
                <w:rFonts w:ascii="Arial" w:cs="Arial" w:eastAsia="Arial" w:hAnsi="Arial"/>
                <w:b w:val="1"/>
                <w:bCs w:val="1"/>
                <w:sz w:val="13"/>
                <w:szCs w:val="13"/>
                <w:rtl w:val="0"/>
              </w:rPr>
              <w:t xml:space="preserve">Mask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B">
            <w:pPr>
              <w:spacing w:after="0" w:before="0" w:line="240" w:lineRule="auto"/>
              <w:jc w:val="center"/>
              <w:rPr/>
            </w:pPr>
            <w:r w:rsidDel="00000000" w:rsidR="00000000" w:rsidRPr="00000000">
              <w:rPr>
                <w:rFonts w:ascii="Arial" w:cs="Arial" w:eastAsia="Arial" w:hAnsi="Arial"/>
                <w:b w:val="1"/>
                <w:bCs w:val="1"/>
                <w:sz w:val="13"/>
                <w:szCs w:val="13"/>
                <w:rtl w:val="0"/>
              </w:rPr>
              <w:t xml:space="preserve">Masked positions (model/construct numbering)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C">
            <w:pPr>
              <w:spacing w:after="0" w:before="0" w:line="240" w:lineRule="auto"/>
              <w:jc w:val="center"/>
              <w:rPr/>
            </w:pPr>
            <w:r w:rsidDel="00000000" w:rsidR="00000000" w:rsidRPr="00000000">
              <w:rPr>
                <w:rFonts w:ascii="Arial" w:cs="Arial" w:eastAsia="Arial" w:hAnsi="Arial"/>
                <w:b w:val="1"/>
                <w:bCs w:val="1"/>
                <w:sz w:val="13"/>
                <w:szCs w:val="13"/>
                <w:rtl w:val="0"/>
              </w:rPr>
              <w:t xml:space="preserve">Mask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ns1:paraId="000000ED">
            <w:pPr>
              <w:spacing w:after="0" w:before="0" w:line="240" w:lineRule="auto"/>
              <w:jc w:val="center"/>
              <w:rPr/>
            </w:pPr>
            <w:r w:rsidDel="00000000" w:rsidR="00000000" w:rsidRPr="00000000">
              <w:rPr>
                <w:rFonts w:ascii="Arial" w:cs="Arial" w:eastAsia="Arial" w:hAnsi="Arial"/>
                <w:b w:val="1"/>
                <w:bCs w:val="1"/>
                <w:sz w:val="13"/>
                <w:szCs w:val="13"/>
                <w:rtl w:val="0"/>
              </w:rPr>
              <w:t xml:space="preserve">Retained trajectories / snapshots (V; 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EE">
            <w:pPr>
              <w:spacing w:after="0" w:before="0" w:line="240" w:lineRule="auto"/>
              <w:rPr/>
            </w:pPr>
            <w:r w:rsidDel="00000000" w:rsidR="00000000" w:rsidRPr="00000000">
              <w:rPr>
                <w:rFonts w:ascii="Arial" w:cs="Arial" w:eastAsia="Arial" w:hAnsi="Arial"/>
                <w:sz w:val="13"/>
                <w:szCs w:val="13"/>
                <w:rtl w:val="0"/>
              </w:rPr>
              <w:t xml:space="preserve">Kv2.1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EF">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0">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1">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2">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3">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4">
            <w:pPr>
              <w:spacing w:after="0" w:before="0" w:line="240" w:lineRule="auto"/>
              <w:rPr/>
            </w:pPr>
            <w:r w:rsidDel="00000000" w:rsidR="00000000" w:rsidRPr="00000000">
              <w:rPr>
                <w:rFonts w:ascii="Arial" w:cs="Arial" w:eastAsia="Arial" w:hAnsi="Arial"/>
                <w:sz w:val="13"/>
                <w:szCs w:val="13"/>
                <w:rtl w:val="0"/>
              </w:rPr>
              <w:t xml:space="preserve">V 498 / 4,644; M 477 / 4,025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5">
            <w:pPr>
              <w:spacing w:after="0" w:before="0" w:line="240" w:lineRule="auto"/>
              <w:rPr/>
            </w:pPr>
            <w:r w:rsidDel="00000000" w:rsidR="00000000" w:rsidRPr="00000000">
              <w:rPr>
                <w:rFonts w:ascii="Arial" w:cs="Arial" w:eastAsia="Arial" w:hAnsi="Arial"/>
                <w:sz w:val="13"/>
                <w:szCs w:val="13"/>
                <w:rtl w:val="0"/>
              </w:rPr>
              <w:t xml:space="preserve">Kv2.1 L403A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6">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7">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8">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9">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A">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B">
            <w:pPr>
              <w:spacing w:after="0" w:before="0" w:line="240" w:lineRule="auto"/>
              <w:rPr/>
            </w:pPr>
            <w:r w:rsidDel="00000000" w:rsidR="00000000" w:rsidRPr="00000000">
              <w:rPr>
                <w:rFonts w:ascii="Arial" w:cs="Arial" w:eastAsia="Arial" w:hAnsi="Arial"/>
                <w:sz w:val="13"/>
                <w:szCs w:val="13"/>
                <w:rtl w:val="0"/>
              </w:rPr>
              <w:t xml:space="preserve">V 498 / 4,521; M 482 / 4,073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C">
            <w:pPr>
              <w:spacing w:after="0" w:before="0" w:line="240" w:lineRule="auto"/>
              <w:rPr/>
            </w:pPr>
            <w:r w:rsidDel="00000000" w:rsidR="00000000" w:rsidRPr="00000000">
              <w:rPr>
                <w:rFonts w:ascii="Arial" w:cs="Arial" w:eastAsia="Arial" w:hAnsi="Arial"/>
                <w:sz w:val="13"/>
                <w:szCs w:val="13"/>
                <w:rtl w:val="0"/>
              </w:rPr>
              <w:t xml:space="preserve">Kv2.1 F412L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D">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E">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0FF">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0">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1">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2">
            <w:pPr>
              <w:spacing w:after="0" w:before="0" w:line="240" w:lineRule="auto"/>
              <w:rPr/>
            </w:pPr>
            <w:r w:rsidDel="00000000" w:rsidR="00000000" w:rsidRPr="00000000">
              <w:rPr>
                <w:rFonts w:ascii="Arial" w:cs="Arial" w:eastAsia="Arial" w:hAnsi="Arial"/>
                <w:sz w:val="13"/>
                <w:szCs w:val="13"/>
                <w:rtl w:val="0"/>
              </w:rPr>
              <w:t xml:space="preserve">V 498 / 4,618; M 474 / 4,021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3">
            <w:pPr>
              <w:spacing w:after="0" w:before="0" w:line="240" w:lineRule="auto"/>
              <w:rPr/>
            </w:pPr>
            <w:r w:rsidDel="00000000" w:rsidR="00000000" w:rsidRPr="00000000">
              <w:rPr>
                <w:rFonts w:ascii="Arial" w:cs="Arial" w:eastAsia="Arial" w:hAnsi="Arial"/>
                <w:sz w:val="13"/>
                <w:szCs w:val="13"/>
                <w:rtl w:val="0"/>
              </w:rPr>
              <w:t xml:space="preserve">Cav1.2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4">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5">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6">
            <w:pPr>
              <w:spacing w:after="0" w:before="0" w:line="240" w:lineRule="auto"/>
              <w:rPr/>
            </w:pPr>
            <w:r w:rsidDel="00000000" w:rsidR="00000000" w:rsidRPr="00000000">
              <w:rPr>
                <w:rFonts w:ascii="Arial" w:cs="Arial" w:eastAsia="Arial" w:hAnsi="Arial"/>
                <w:sz w:val="13"/>
                <w:szCs w:val="13"/>
                <w:rtl w:val="0"/>
              </w:rPr>
              <w:t xml:space="preserve">cav12_wt_common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7">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401; 407–412;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8">
            <w:pPr>
              <w:spacing w:after="0" w:before="0" w:line="240" w:lineRule="auto"/>
              <w:rPr/>
            </w:pPr>
            <w:r w:rsidDel="00000000" w:rsidR="00000000" w:rsidRPr="00000000">
              <w:rPr>
                <w:rFonts w:ascii="Arial" w:cs="Arial" w:eastAsia="Arial" w:hAnsi="Arial"/>
                <w:sz w:val="13"/>
                <w:szCs w:val="13"/>
                <w:rtl w:val="0"/>
              </w:rPr>
              <w:t xml:space="preserve">263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9">
            <w:pPr>
              <w:spacing w:after="0" w:before="0" w:line="240" w:lineRule="auto"/>
              <w:rPr/>
            </w:pPr>
            <w:r w:rsidDel="00000000" w:rsidR="00000000" w:rsidRPr="00000000">
              <w:rPr>
                <w:rFonts w:ascii="Arial" w:cs="Arial" w:eastAsia="Arial" w:hAnsi="Arial"/>
                <w:sz w:val="13"/>
                <w:szCs w:val="13"/>
                <w:rtl w:val="0"/>
              </w:rPr>
              <w:t xml:space="preserve">V 500 / 5,000; M 500 / 4,996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A">
            <w:pPr>
              <w:spacing w:after="0" w:before="0" w:line="240" w:lineRule="auto"/>
              <w:rPr/>
            </w:pPr>
            <w:r w:rsidDel="00000000" w:rsidR="00000000" w:rsidRPr="00000000">
              <w:rPr>
                <w:rFonts w:ascii="Arial" w:cs="Arial" w:eastAsia="Arial" w:hAnsi="Arial"/>
                <w:sz w:val="13"/>
                <w:szCs w:val="13"/>
                <w:rtl w:val="0"/>
              </w:rPr>
              <w:t xml:space="preserve">Cav1.2 G402S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B">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C">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D">
            <w:pPr>
              <w:spacing w:after="0" w:before="0" w:line="240" w:lineRule="auto"/>
              <w:rPr/>
            </w:pPr>
            <w:r w:rsidDel="00000000" w:rsidR="00000000" w:rsidRPr="00000000">
              <w:rPr>
                <w:rFonts w:ascii="Arial" w:cs="Arial" w:eastAsia="Arial" w:hAnsi="Arial"/>
                <w:sz w:val="13"/>
                <w:szCs w:val="13"/>
                <w:rtl w:val="0"/>
              </w:rPr>
              <w:t xml:space="preserve">cav12_g402s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E">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397–412;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0F">
            <w:pPr>
              <w:spacing w:after="0" w:before="0" w:line="240" w:lineRule="auto"/>
              <w:rPr/>
            </w:pPr>
            <w:r w:rsidDel="00000000" w:rsidR="00000000" w:rsidRPr="00000000">
              <w:rPr>
                <w:rFonts w:ascii="Arial" w:cs="Arial" w:eastAsia="Arial" w:hAnsi="Arial"/>
                <w:sz w:val="13"/>
                <w:szCs w:val="13"/>
                <w:rtl w:val="0"/>
              </w:rPr>
              <w:t xml:space="preserve">272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0">
            <w:pPr>
              <w:spacing w:after="0" w:before="0" w:line="240" w:lineRule="auto"/>
              <w:rPr/>
            </w:pPr>
            <w:r w:rsidDel="00000000" w:rsidR="00000000" w:rsidRPr="00000000">
              <w:rPr>
                <w:rFonts w:ascii="Arial" w:cs="Arial" w:eastAsia="Arial" w:hAnsi="Arial"/>
                <w:sz w:val="13"/>
                <w:szCs w:val="13"/>
                <w:rtl w:val="0"/>
              </w:rPr>
              <w:t xml:space="preserve">V 500 / 5,000; M 500 / 4,995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1">
            <w:pPr>
              <w:spacing w:after="0" w:before="0" w:line="240" w:lineRule="auto"/>
              <w:rPr/>
            </w:pPr>
            <w:r w:rsidDel="00000000" w:rsidR="00000000" w:rsidRPr="00000000">
              <w:rPr>
                <w:rFonts w:ascii="Arial" w:cs="Arial" w:eastAsia="Arial" w:hAnsi="Arial"/>
                <w:sz w:val="13"/>
                <w:szCs w:val="13"/>
                <w:rtl w:val="0"/>
              </w:rPr>
              <w:t xml:space="preserve">Cav1.2 G406R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2">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3">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4">
            <w:pPr>
              <w:spacing w:after="0" w:before="0" w:line="240" w:lineRule="auto"/>
              <w:rPr/>
            </w:pPr>
            <w:r w:rsidDel="00000000" w:rsidR="00000000" w:rsidRPr="00000000">
              <w:rPr>
                <w:rFonts w:ascii="Arial" w:cs="Arial" w:eastAsia="Arial" w:hAnsi="Arial"/>
                <w:sz w:val="13"/>
                <w:szCs w:val="13"/>
                <w:rtl w:val="0"/>
              </w:rPr>
              <w:t xml:space="preserve">cav12_g406r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5">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401–412;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6">
            <w:pPr>
              <w:spacing w:after="0" w:before="0" w:line="240" w:lineRule="auto"/>
              <w:rPr/>
            </w:pPr>
            <w:r w:rsidDel="00000000" w:rsidR="00000000" w:rsidRPr="00000000">
              <w:rPr>
                <w:rFonts w:ascii="Arial" w:cs="Arial" w:eastAsia="Arial" w:hAnsi="Arial"/>
                <w:sz w:val="13"/>
                <w:szCs w:val="13"/>
                <w:rtl w:val="0"/>
              </w:rPr>
              <w:t xml:space="preserve">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7">
            <w:pPr>
              <w:spacing w:after="0" w:before="0" w:line="240" w:lineRule="auto"/>
              <w:rPr/>
            </w:pPr>
            <w:r w:rsidDel="00000000" w:rsidR="00000000" w:rsidRPr="00000000">
              <w:rPr>
                <w:rFonts w:ascii="Arial" w:cs="Arial" w:eastAsia="Arial" w:hAnsi="Arial"/>
                <w:sz w:val="13"/>
                <w:szCs w:val="13"/>
                <w:rtl w:val="0"/>
              </w:rPr>
              <w:t xml:space="preserve">V 500 / 5,000; M 500 / 4,997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8">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9">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A">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B">
            <w:pPr>
              <w:spacing w:after="0" w:before="0" w:line="240" w:lineRule="auto"/>
              <w:rPr/>
            </w:pPr>
            <w:r w:rsidDel="00000000" w:rsidR="00000000" w:rsidRPr="00000000">
              <w:rPr>
                <w:rFonts w:ascii="Arial" w:cs="Arial" w:eastAsia="Arial" w:hAnsi="Arial"/>
                <w:sz w:val="13"/>
                <w:szCs w:val="13"/>
                <w:rtl w:val="0"/>
              </w:rPr>
              <w:t xml:space="preserve">nav15_standard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C">
            <w:pPr>
              <w:spacing w:after="0" w:before="0" w:line="240" w:lineRule="auto"/>
              <w:rPr/>
            </w:pPr>
            <w:r w:rsidDel="00000000" w:rsidR="00000000" w:rsidRPr="00000000">
              <w:rPr>
                <w:rFonts w:ascii="Arial" w:cs="Arial" w:eastAsia="Arial" w:hAnsi="Arial"/>
                <w:b w:val="0"/>
                <w:bCs w:val="0"/>
                <w:sz w:val="13"/>
                <w:szCs w:val="13"/>
                <w:rtl w:val="0"/>
              </w:rPr>
              <w:t xml:space="preserve">293-position standard production mask; exact coordinates are defined by the archived standard production A3M.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D">
            <w:pPr>
              <w:spacing w:after="0" w:before="0" w:line="240" w:lineRule="auto"/>
              <w:rPr/>
            </w:pPr>
            <w:r w:rsidDel="00000000" w:rsidR="00000000" w:rsidRPr="00000000">
              <w:rPr>
                <w:rFonts w:ascii="Arial" w:cs="Arial" w:eastAsia="Arial" w:hAnsi="Arial"/>
                <w:sz w:val="13"/>
                <w:szCs w:val="13"/>
                <w:rtl w:val="0"/>
              </w:rPr>
              <w:t xml:space="preserve">293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E">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1F">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0">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1">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2">
            <w:pPr>
              <w:spacing w:after="0" w:before="0" w:line="240" w:lineRule="auto"/>
              <w:rPr/>
            </w:pPr>
            <w:r w:rsidDel="00000000" w:rsidR="00000000" w:rsidRPr="00000000">
              <w:rPr>
                <w:rFonts w:ascii="Arial" w:cs="Arial" w:eastAsia="Arial" w:hAnsi="Arial"/>
                <w:sz w:val="13"/>
                <w:szCs w:val="13"/>
                <w:rtl w:val="0"/>
              </w:rPr>
              <w:t xml:space="preserve">nav15_v2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3">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1164–1176;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4">
            <w:pPr>
              <w:spacing w:after="0" w:before="0" w:line="240" w:lineRule="auto"/>
              <w:rPr/>
            </w:pPr>
            <w:r w:rsidDel="00000000" w:rsidR="00000000" w:rsidRPr="00000000">
              <w:rPr>
                <w:rFonts w:ascii="Arial" w:cs="Arial" w:eastAsia="Arial" w:hAnsi="Arial"/>
                <w:sz w:val="13"/>
                <w:szCs w:val="13"/>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5">
            <w:pPr>
              <w:spacing w:after="0" w:before="0" w:line="240" w:lineRule="auto"/>
              <w:rPr/>
            </w:pPr>
            <w:r w:rsidDel="00000000" w:rsidR="00000000" w:rsidRPr="00000000">
              <w:rPr>
                <w:rFonts w:ascii="Arial" w:cs="Arial" w:eastAsia="Arial" w:hAnsi="Arial"/>
                <w:sz w:val="13"/>
                <w:szCs w:val="13"/>
                <w:rtl w:val="0"/>
              </w:rPr>
              <w:t xml:space="preserve">V 500 / 5,000; M 500 / 4,999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6">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7">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8">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9">
            <w:pPr>
              <w:spacing w:after="0" w:before="0" w:line="240" w:lineRule="auto"/>
              <w:rPr/>
            </w:pPr>
            <w:r w:rsidDel="00000000" w:rsidR="00000000" w:rsidRPr="00000000">
              <w:rPr>
                <w:rFonts w:ascii="Arial" w:cs="Arial" w:eastAsia="Arial" w:hAnsi="Arial"/>
                <w:sz w:val="13"/>
                <w:szCs w:val="13"/>
                <w:rtl w:val="0"/>
              </w:rPr>
              <w:t xml:space="preserve">nav15_v2_noIFM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A">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B">
            <w:pPr>
              <w:spacing w:after="0" w:before="0" w:line="240" w:lineRule="auto"/>
              <w:rPr/>
            </w:pPr>
            <w:r w:rsidDel="00000000" w:rsidR="00000000" w:rsidRPr="00000000">
              <w:rPr>
                <w:rFonts w:ascii="Arial" w:cs="Arial" w:eastAsia="Arial" w:hAnsi="Arial"/>
                <w:sz w:val="13"/>
                <w:szCs w:val="13"/>
                <w:rtl w:val="0"/>
              </w:rPr>
              <w:t xml:space="preserve">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C">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D">
            <w:pPr>
              <w:spacing w:after="0" w:before="0" w:line="240" w:lineRule="auto"/>
              <w:rPr/>
            </w:pPr>
            <w:sdt>
              <w:sdtPr>
                <w:id w:val="1787557252"/>
                <w:tag w:val="goog_rdk_37"/>
              </w:sdtPr>
              <w:sdtContent>
                <w:r w:rsidDel="00000000" w:rsidR="00000000" w:rsidRPr="00000000">
                  <w:rPr>
                    <w:rFonts w:ascii="Arial Unicode MS" w:cs="Arial Unicode MS" w:eastAsia="Arial Unicode MS" w:hAnsi="Arial Unicode MS"/>
                    <w:sz w:val="13"/>
                    <w:szCs w:val="13"/>
                    <w:rtl w:val="0"/>
                  </w:rPr>
                  <w:t xml:space="preserve">Nav1.5 IFM→QQQ</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E">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2F">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0">
            <w:pPr>
              <w:spacing w:after="0" w:before="0" w:line="240" w:lineRule="auto"/>
              <w:rPr/>
            </w:pPr>
            <w:r w:rsidDel="00000000" w:rsidR="00000000" w:rsidRPr="00000000">
              <w:rPr>
                <w:rFonts w:ascii="Arial" w:cs="Arial" w:eastAsia="Arial" w:hAnsi="Arial"/>
                <w:sz w:val="13"/>
                <w:szCs w:val="13"/>
                <w:rtl w:val="0"/>
              </w:rPr>
              <w:t xml:space="preserve">nav15_standard_plus_IFM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1">
            <w:pPr>
              <w:spacing w:after="0" w:before="0" w:line="240" w:lineRule="auto"/>
              <w:rPr/>
            </w:pPr>
            <w:r w:rsidDel="00000000" w:rsidR="00000000" w:rsidRPr="00000000">
              <w:rPr>
                <w:rFonts w:ascii="Arial" w:cs="Arial" w:eastAsia="Arial" w:hAnsi="Arial"/>
                <w:b w:val="0"/>
                <w:bCs w:val="0"/>
                <w:sz w:val="13"/>
                <w:szCs w:val="13"/>
                <w:rtl w:val="0"/>
              </w:rPr>
              <w:t xml:space="preserve">Standard production mask (293 positions) + 1164–1176; exact standard-mask coordinates are defined by the archived standard production A3M.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2">
            <w:pPr>
              <w:spacing w:after="0" w:before="0" w:line="240" w:lineRule="auto"/>
              <w:rPr/>
            </w:pPr>
            <w:r w:rsidDel="00000000" w:rsidR="00000000" w:rsidRPr="00000000">
              <w:rPr>
                <w:rFonts w:ascii="Arial" w:cs="Arial" w:eastAsia="Arial" w:hAnsi="Arial"/>
                <w:sz w:val="13"/>
                <w:szCs w:val="13"/>
                <w:rtl w:val="0"/>
              </w:rPr>
              <w:t xml:space="preserve">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3">
            <w:pPr>
              <w:spacing w:after="0" w:before="0" w:line="240" w:lineRule="auto"/>
              <w:rPr/>
            </w:pPr>
            <w:r w:rsidDel="00000000" w:rsidR="00000000" w:rsidRPr="00000000">
              <w:rPr>
                <w:rFonts w:ascii="Arial" w:cs="Arial" w:eastAsia="Arial" w:hAnsi="Arial"/>
                <w:sz w:val="13"/>
                <w:szCs w:val="13"/>
                <w:rtl w:val="0"/>
              </w:rPr>
              <w:t xml:space="preserve">V 500 / 5,000; M 500 / 4,999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4">
            <w:pPr>
              <w:spacing w:after="0" w:before="0" w:line="240" w:lineRule="auto"/>
              <w:rPr/>
            </w:pPr>
            <w:sdt>
              <w:sdtPr>
                <w:id w:val="-1658489774"/>
                <w:tag w:val="goog_rdk_38"/>
              </w:sdtPr>
              <w:sdtContent>
                <w:r w:rsidDel="00000000" w:rsidR="00000000" w:rsidRPr="00000000">
                  <w:rPr>
                    <w:rFonts w:ascii="Arial Unicode MS" w:cs="Arial Unicode MS" w:eastAsia="Arial Unicode MS" w:hAnsi="Arial Unicode MS"/>
                    <w:sz w:val="13"/>
                    <w:szCs w:val="13"/>
                    <w:rtl w:val="0"/>
                  </w:rPr>
                  <w:t xml:space="preserve">Nav1.5 IFM→QQQ</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5">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6">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7">
            <w:pPr>
              <w:spacing w:after="0" w:before="0" w:line="240" w:lineRule="auto"/>
              <w:rPr/>
            </w:pPr>
            <w:r w:rsidDel="00000000" w:rsidR="00000000" w:rsidRPr="00000000">
              <w:rPr>
                <w:rFonts w:ascii="Arial" w:cs="Arial" w:eastAsia="Arial" w:hAnsi="Arial"/>
                <w:sz w:val="13"/>
                <w:szCs w:val="13"/>
                <w:rtl w:val="0"/>
              </w:rPr>
              <w:t xml:space="preserve">nav15_v2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8">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1164–1176;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9">
            <w:pPr>
              <w:spacing w:after="0" w:before="0" w:line="240" w:lineRule="auto"/>
              <w:rPr/>
            </w:pPr>
            <w:r w:rsidDel="00000000" w:rsidR="00000000" w:rsidRPr="00000000">
              <w:rPr>
                <w:rFonts w:ascii="Arial" w:cs="Arial" w:eastAsia="Arial" w:hAnsi="Arial"/>
                <w:sz w:val="13"/>
                <w:szCs w:val="13"/>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ns1:paraId="0000013A">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bl>
    <w:p w:rsidR="00000000" w:rsidDel="00000000" w:rsidP="00000000" w:rsidRDefault="00000000" w:rsidRPr="00000000" ns1:paraId="0000013B">
      <w:pPr>
        <w:spacing w:after="60" w:before="60" w:lineRule="auto"/>
        <w:rPr>
          <w:sz w:val="20"/>
          <w:szCs w:val="20"/>
        </w:rPr>
      </w:pPr>
      <w:r w:rsidDel="00000000" w:rsidR="00000000" w:rsidRPr="00000000">
        <w:rPr>
          <w:rFonts w:ascii="Arial" w:cs="Arial" w:eastAsia="Arial" w:hAnsi="Arial"/>
          <w:sz w:val="14"/>
          <w:szCs w:val="14"/>
          <w:rtl w:val="0"/>
        </w:rPr>
        <w:t xml:space="preserve">V, vanilla; M, masked. Mask coordinates are 1-based model/construct positions. Kv2.1 model numbering = displayed numbering +2. Nav1.5 displayed aliases follow structure-specific sequence alignment rather than one global offset; IFM/QQQ construct positions 1169–1171 correspond to displayed residues 1485–1487. CaV1.2 model and displayed numbering are identical. Retained trajectory and snapshot counts in this table refer to final-QC membership. Analysis-specific denominators can be smaller when a required metric is unavailable or when the Kv2.1 pore–VSD interface filter is applied; stage-specific cohort flow and exclusion reasons are reported in Supplementary Table S5.</w:t>
      </w:r>
      <w:r w:rsidDel="00000000" w:rsidR="00000000" w:rsidRPr="00000000">
        <w:rPr>
          <w:rtl w:val="0"/>
        </w:rPr>
      </w:r>
    </w:p>
    <w:p w:rsidR="00000000" w:rsidDel="00000000" w:rsidP="00000000" w:rsidRDefault="00000000" w:rsidRPr="00000000" ns1:paraId="0000013C">
      <w:pPr>
        <w:rPr>
          <w:sz w:val="20"/>
          <w:szCs w:val="20"/>
        </w:rPr>
      </w:pPr>
      <w:r w:rsidDel="00000000" w:rsidR="00000000" w:rsidRPr="00000000">
        <w:rPr>
          <w:sz w:val="20"/>
          <w:szCs w:val="20"/>
        </w:rPr>
        <w:drawing>
          <wp:inline distB="114300" distT="114300" distL="114300" distR="114300">
            <wp:extent cx="5943600" cy="5168900"/>
            <wp:effectExtent b="0" l="0" r="0" t="0"/>
            <wp:docPr id="7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ns1:paraId="0000013D">
      <w:pPr>
        <w:rPr>
          <w:sz w:val="20"/>
          <w:szCs w:val="20"/>
        </w:rPr>
      </w:pPr>
      <w:r w:rsidDel="00000000" w:rsidR="00000000" w:rsidRPr="00000000">
        <w:rPr>
          <w:rtl w:val="0"/>
        </w:rPr>
      </w:r>
    </w:p>
    <w:p w:rsidR="00000000" w:rsidDel="00000000" w:rsidP="00000000" w:rsidRDefault="00000000" w:rsidRPr="00000000" ns1:paraId="0000013E">
      <w:pPr>
        <w:spacing w:after="120" w:before="80" w:lineRule="auto"/>
        <w:rPr>
          <w:sz w:val="20"/>
          <w:szCs w:val="20"/>
        </w:rPr>
      </w:pPr>
      <w:r w:rsidDel="00000000" w:rsidR="00000000" w:rsidRPr="00000000">
        <w:rPr>
          <w:b w:val="1"/>
          <w:bCs w:val="1"/>
          <w:sz w:val="20"/>
          <w:szCs w:val="20"/>
          <w:rtl w:val="0"/>
        </w:rPr>
        <w:t xml:space="preserve">Figure S1. Masked-minus-vanilla ensemble RMSF profiles for wild-type Kv2.1, Nav1.5, and Cav1.2. (A) </w:t>
      </w:r>
      <w:r w:rsidDel="00000000" w:rsidR="00000000" w:rsidRPr="00000000">
        <w:rPr>
          <w:sz w:val="20"/>
          <w:szCs w:val="20"/>
          <w:rtl w:val="0"/>
        </w:rPr>
        <w:t xml:space="preserve">Per-residue Cα ensemble RMSF differences are shown after alignment to the corresponding channel-specific stable structural core. Directly masked positions are shaded. Positive values indicate greater positional dispersion in the masked ensemble, whereas negative values indicate reduced dispersion after masking. Secondary-structure annotations are shown beneath each profile to relate masking-dependent changes in structural variability to the channel architecture.</w:t>
      </w:r>
    </w:p>
    <w:p w:rsidR="00000000" w:rsidDel="00000000" w:rsidP="00000000" w:rsidRDefault="00000000" w:rsidRPr="00000000" ns1:paraId="0000013F">
      <w:pPr>
        <w:keepNext w:val="0"/>
        <w:pageBreakBefore w:val="0"/>
        <w:rPr>
          <w:sz w:val="20"/>
          <w:szCs w:val="20"/>
        </w:rPr>
      </w:pPr>
      <w:r w:rsidDel="00000000" w:rsidR="00000000" w:rsidRPr="00000000">
        <w:rPr>
          <w:rtl w:val="0"/>
        </w:rPr>
      </w:r>
    </w:p>
    <w:p w:rsidR="00000000" w:rsidDel="00000000" w:rsidP="00000000" w:rsidRDefault="00000000" w:rsidRPr="00000000" ns1:paraId="00000140">
      <w:pPr>
        <w:keepNext w:val="0"/>
        <w:pageBreakBefore w:val="0"/>
        <w:rPr>
          <w:sz w:val="20"/>
          <w:szCs w:val="20"/>
        </w:rPr>
      </w:pPr>
      <w:r w:rsidDel="00000000" w:rsidR="00000000" w:rsidRPr="00000000">
        <w:rPr>
          <w:rtl w:val="0"/>
        </w:rPr>
      </w:r>
    </w:p>
    <w:p w:rsidR="00000000" w:rsidDel="00000000" w:rsidP="00000000" w:rsidRDefault="00000000" w:rsidRPr="00000000" ns1:paraId="00000141">
      <w:pPr>
        <w:spacing w:after="120" w:before="80" w:lineRule="auto"/>
        <w:rPr>
          <w:b w:val="1"/>
          <w:bCs w:val="1"/>
          <w:sz w:val="20"/>
          <w:szCs w:val="20"/>
        </w:rPr>
      </w:pPr>
      <w:r w:rsidDel="00000000" w:rsidR="00000000" w:rsidRPr="00000000">
        <w:rPr>
          <w:rtl w:val="0"/>
        </w:rPr>
      </w:r>
    </w:p>
    <w:p w:rsidR="00000000" w:rsidDel="00000000" w:rsidP="00000000" w:rsidRDefault="00000000" w:rsidRPr="00000000" ns1:paraId="00000142">
      <w:pPr>
        <w:spacing w:after="120" w:before="80" w:lineRule="auto"/>
        <w:rPr>
          <w:b w:val="1"/>
          <w:bCs w:val="1"/>
          <w:sz w:val="20"/>
          <w:szCs w:val="20"/>
        </w:rPr>
      </w:pPr>
      <w:r w:rsidDel="00000000" w:rsidR="00000000" w:rsidRPr="00000000">
        <w:rPr>
          <w:rtl w:val="0"/>
        </w:rPr>
      </w:r>
    </w:p>
    <w:p w:rsidR="00000000" w:rsidDel="00000000" w:rsidP="00000000" w:rsidRDefault="00000000" w:rsidRPr="00000000" ns1:paraId="00000143">
      <w:pPr>
        <w:spacing w:after="120" w:before="80" w:lineRule="auto"/>
        <w:rPr>
          <w:sz w:val="20"/>
          <w:szCs w:val="20"/>
        </w:rPr>
      </w:pPr>
      <w:r w:rsidDel="00000000" w:rsidR="00000000" w:rsidRPr="00000000">
        <w:rPr>
          <w:b w:val="1"/>
          <w:bCs w:val="1"/>
          <w:sz w:val="20"/>
          <w:szCs w:val="20"/>
          <w:rtl w:val="0"/>
        </w:rPr>
        <w:t xml:space="preserve">Figure S2. Targeted masking redistributes Kv2.1 ensemble variability toward the pore-coupling region. (A–C) </w:t>
      </w:r>
      <w:r w:rsidDel="00000000" w:rsidR="00000000" w:rsidRPr="00000000">
        <w:rPr>
          <w:sz w:val="20"/>
          <w:szCs w:val="20"/>
          <w:rtl w:val="0"/>
        </w:rPr>
        <w:t xml:space="preserve">Per-residue Cα ensemble RMSF profiles for wild-type, L403A, and F412L Kv2.1, respectively. Vanilla and masked values are shown after alignment to the same stable structural core. Directly masked positions are shaded, and the L403 and F412 mutation sites are indicated where applicable. The lower plots show the masked-minus-vanilla RMSF difference. Positive values indicate greater positional dispersion after masking, whereas negative values indicate reduced dispersion. Masking increases variability through much of the directly targeted S6 and pore-coupling region while reducing or minimally changing variability across several positions outside the mask. RMSF describes dispersion among retained AlphaFold2 structures and does not represent time-dependent molecular flexibility.</w:t>
      </w:r>
    </w:p>
    <w:p w:rsidR="00000000" w:rsidDel="00000000" w:rsidP="00000000" w:rsidRDefault="00000000" w:rsidRPr="00000000" ns1:paraId="00000144">
      <w:pPr>
        <w:keepNext w:val="0"/>
        <w:pageBreakBefore w:val="0"/>
        <w:jc w:val="center"/>
        <w:rPr>
          <w:sz w:val="20"/>
          <w:szCs w:val="20"/>
        </w:rPr>
      </w:pPr>
      <w:r w:rsidDel="00000000" w:rsidR="00000000" w:rsidRPr="00000000">
        <w:rPr>
          <w:sz w:val="20"/>
          <w:szCs w:val="20"/>
        </w:rPr>
        <w:drawing>
          <wp:inline distB="114300" distT="114300" distL="114300" distR="114300">
            <wp:extent cx="4457700" cy="6030149"/>
            <wp:effectExtent b="0" l="0" r="0" t="0"/>
            <wp:docPr id="63" name="image2.png"/>
            <a:graphic>
              <a:graphicData uri="http://schemas.openxmlformats.org/drawingml/2006/picture">
                <pic:pic>
                  <pic:nvPicPr>
                    <pic:cNvPr id="0" name="image2.png"/>
                    <pic:cNvPicPr preferRelativeResize="0"/>
                  </pic:nvPicPr>
                  <pic:blipFill>
                    <a:blip r:embed="rId19"/>
                    <a:srcRect b="0" l="0" r="0" t="1847"/>
                    <a:stretch>
                      <a:fillRect/>
                    </a:stretch>
                  </pic:blipFill>
                  <pic:spPr>
                    <a:xfrm>
                      <a:off x="0" y="0"/>
                      <a:ext cx="4457700" cy="6030149"/>
                    </a:xfrm>
                    <a:prstGeom prst="rect"/>
                    <a:ln/>
                  </pic:spPr>
                </pic:pic>
              </a:graphicData>
            </a:graphic>
          </wp:inline>
        </w:drawing>
      </w:r>
      <w:r w:rsidDel="00000000" w:rsidR="00000000" w:rsidRPr="00000000">
        <w:rPr>
          <w:rtl w:val="0"/>
        </w:rPr>
      </w:r>
    </w:p>
    <w:p w:rsidR="00000000" w:rsidDel="00000000" w:rsidP="00000000" w:rsidRDefault="00000000" w:rsidRPr="00000000" ns1:paraId="00000145">
      <w:pPr>
        <w:keepLines w:val="1"/>
        <w:spacing w:after="120" w:before="80" w:line="240" w:lineRule="auto"/>
        <w:rPr>
          <w:sz w:val="20"/>
          <w:szCs w:val="20"/>
        </w:rPr>
      </w:pPr>
      <w:r w:rsidDel="00000000" w:rsidR="00000000" w:rsidRPr="00000000">
        <w:rPr>
          <w:b w:val="1"/>
          <w:bCs w:val="1"/>
          <w:sz w:val="16"/>
          <w:szCs w:val="16"/>
          <w:rtl w:val="0"/>
        </w:rPr>
        <w:t xml:space="preserve">Supplementary Figure S3.</w:t>
      </w:r>
      <w:r w:rsidDel="00000000" w:rsidR="00000000" w:rsidRPr="00000000">
        <w:rPr>
          <w:rFonts w:ascii="Arial" w:cs="Arial" w:eastAsia="Arial" w:hAnsi="Arial"/>
          <w:sz w:val="16"/>
          <w:szCs w:val="16"/>
          <w:rtl w:val="0"/>
        </w:rPr>
        <w:t xml:space="preserve"> Timothy-syndrome mutations alter DI-S6/DIV-S6 packing without producing coherent S6 sliding. Split violins compare vanilla and targeted-MSA-masked Cav1.2 ensembles for WT, G402S, and G406R using one final retained structure per model–seed trajectory. Left, axial register displacement of DIV-S6 relative to DI-S6. Center, fraction of DI-S6 positions whose nearest DIV-S6 residue differs from the WT reference relationship. Right, median nearest non-hydrogen distance between DI-S6 and DIV-S6. G402S samples multiple residue-partner reassignment, particularly in masked ensembles, whereas G406R increases interhelical separation without a consistent axial-register displacement. Horizontal bars indicate medians. The lower residue-pair maps show, for each DI-S6 position, the fraction of retained model–seed trajectories whose nearest DIV-S6 partner lies at each offset from the WT reference register. An offset of zero denotes the WT reference partner, whereas negative and positive offsets indicate partners shifted along the DIV-S6 sequence. Maps are shown for WT, G402S, and G406R under vanilla and masked protocols and provide a pair-resolved view of the same partner-reassignment analysis; they do not indicate a coherent axial slide.</w:t>
      </w:r>
      <w:r w:rsidDel="00000000" w:rsidR="00000000" w:rsidRPr="00000000">
        <w:rPr>
          <w:rtl w:val="0"/>
        </w:rPr>
      </w:r>
    </w:p>
    <w:p w:rsidR="00000000" w:rsidDel="00000000" w:rsidP="00000000" w:rsidRDefault="00000000" w:rsidRPr="00000000" ns1:paraId="00000146">
      <w:pPr>
        <w:keepNext w:val="0"/>
        <w:pageBreakBefore w:val="0"/>
        <w:rPr>
          <w:sz w:val="20"/>
          <w:szCs w:val="20"/>
        </w:rPr>
      </w:pPr>
      <w:r w:rsidDel="00000000" w:rsidR="00000000" w:rsidRPr="00000000">
        <w:rPr>
          <w:rtl w:val="0"/>
        </w:rPr>
      </w:r>
    </w:p>
    <w:p w:rsidR="00000000" w:rsidDel="00000000" w:rsidP="00000000" w:rsidRDefault="00000000" w:rsidRPr="00000000" ns1:paraId="00000147">
      <w:pPr>
        <w:keepNext w:val="0"/>
        <w:pageBreakBefore w:val="0"/>
        <w:rPr>
          <w:sz w:val="20"/>
          <w:szCs w:val="20"/>
        </w:rPr>
      </w:pPr>
      <w:r w:rsidDel="00000000" w:rsidR="00000000" w:rsidRPr="00000000">
        <w:rPr>
          <w:rtl w:val="0"/>
        </w:rPr>
      </w:r>
    </w:p>
    <w:p w:rsidR="00000000" w:rsidDel="00000000" w:rsidP="00000000" w:rsidRDefault="00000000" w:rsidRPr="00000000" ns1:paraId="00000148">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S2. Channel-specific convergence/alignment cores and experimental reference frames.</w:t>
      </w:r>
      <w:r w:rsidDel="00000000" w:rsidR="00000000" w:rsidRPr="00000000">
        <w:rPr>
          <w:rtl w:val="0"/>
        </w:rPr>
      </w:r>
    </w:p>
    <w:tbl>
      <w:tblPr>
        <w:tblStyle w:val="Table2"/>
        <w:tblW w:w="1039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
        <w:gridCol w:w="1324"/>
        <w:gridCol w:w="662"/>
        <w:gridCol w:w="2476"/>
        <w:gridCol w:w="1843"/>
        <w:gridCol w:w="3340"/>
        <w:tblGridChange w:id="0">
          <w:tblGrid>
            <w:gridCol w:w="748"/>
            <w:gridCol w:w="1324"/>
            <w:gridCol w:w="662"/>
            <w:gridCol w:w="2476"/>
            <w:gridCol w:w="1843"/>
            <w:gridCol w:w="33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9">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A">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Analysis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B">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Predicted chain(s)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C">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Alignment/stable-core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D">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Experimental reference/frame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4E">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 procedure / rationale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4F">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0">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1">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2">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in each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3">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were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4">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Cα atoms from all four subunits were combined into a single tetrameric alignment selection. Successive recycle RMSDs were calculated after rigid-body superposition using this core.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5">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6">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7">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8">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in each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9">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8SD3 (WT)</w:t>
            </w:r>
            <w:r w:rsidDel="00000000" w:rsidR="00000000" w:rsidRPr="00000000">
              <w:rPr>
                <w:rFonts w:ascii="Arial" w:cs="Arial" w:eastAsia="Arial" w:hAnsi="Arial"/>
                <w:sz w:val="13"/>
                <w:szCs w:val="13"/>
                <w:rtl w:val="0"/>
              </w:rPr>
              <w:t xml:space="preserve"> and </w:t>
            </w:r>
            <w:r w:rsidDel="00000000" w:rsidR="00000000" w:rsidRPr="00000000">
              <w:rPr>
                <w:rFonts w:ascii="Arial" w:cs="Arial" w:eastAsia="Arial" w:hAnsi="Arial"/>
                <w:b w:val="1"/>
                <w:bCs w:val="1"/>
                <w:sz w:val="13"/>
                <w:szCs w:val="13"/>
                <w:rtl w:val="0"/>
              </w:rPr>
              <w:t xml:space="preserve">8SDA (L403A)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A">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Predicted tetramers were mapped to each experimental tetramer and aligned using the common Cα core before whole-structure or regional RMSD calculation. Experimental chains were treated in spatial pore order: 8SD3, A–B–D–C; 8SDA, A–B–C–D.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B">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C">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Mutation-centered conformational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D">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E">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Model: </w:t>
            </w:r>
            <w:r w:rsidDel="00000000" w:rsidR="00000000" w:rsidRPr="00000000">
              <w:rPr>
                <w:rFonts w:ascii="Arial" w:cs="Arial" w:eastAsia="Arial" w:hAnsi="Arial"/>
                <w:b w:val="1"/>
                <w:bCs w:val="1"/>
                <w:sz w:val="13"/>
                <w:szCs w:val="13"/>
                <w:rtl w:val="0"/>
              </w:rPr>
              <w:t xml:space="preserve">184–208, 231–247, 262–277</w:t>
            </w:r>
            <w:r w:rsidDel="00000000" w:rsidR="00000000" w:rsidRPr="00000000">
              <w:rPr>
                <w:rFonts w:ascii="Arial" w:cs="Arial" w:eastAsia="Arial" w:hAnsi="Arial"/>
                <w:sz w:val="13"/>
                <w:szCs w:val="13"/>
                <w:rtl w:val="0"/>
              </w:rPr>
              <w:t xml:space="preserve">; corresponding 8SD3/8SDA numbering: </w:t>
            </w:r>
            <w:r w:rsidDel="00000000" w:rsidR="00000000" w:rsidRPr="00000000">
              <w:rPr>
                <w:rFonts w:ascii="Arial" w:cs="Arial" w:eastAsia="Arial" w:hAnsi="Arial"/>
                <w:b w:val="1"/>
                <w:bCs w:val="1"/>
                <w:sz w:val="13"/>
                <w:szCs w:val="13"/>
                <w:rtl w:val="0"/>
              </w:rPr>
              <w:t xml:space="preserve">182–206, 229–245, 260–275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5F">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8SD3</w:t>
            </w:r>
            <w:r w:rsidDel="00000000" w:rsidR="00000000" w:rsidRPr="00000000">
              <w:rPr>
                <w:rFonts w:ascii="Arial" w:cs="Arial" w:eastAsia="Arial" w:hAnsi="Arial"/>
                <w:sz w:val="13"/>
                <w:szCs w:val="13"/>
                <w:rtl w:val="0"/>
              </w:rPr>
              <w:t xml:space="preserve"> common coordinate frame; 8SDA used as experimental L403A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0">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Narrow S1–S3 scaffold used to avoid fitting away the pore/S6 rearrangements under investigation. All four subunits were fitted simultaneously rather than independently.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1">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2">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3">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4">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132–282; 359–426; 505–665; 690–749; 870–1112; 1128–1164; 1200–1405; 1429–1466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5">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6">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Discontinuous Cα core spanning stable regions across the four homologous domains.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7">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8">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Ensemble RMSF and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9">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A">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132–282; 359–426; 505–665; 690–749; 870–1112; 1128–1164; 1200–1405; 1429–1466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B">
            <w:pPr>
              <w:spacing w:after="0" w:before="0" w:line="240" w:lineRule="auto"/>
              <w:rPr/>
            </w:pPr>
            <w:r w:rsidDel="00000000" w:rsidR="00000000" w:rsidRPr="00000000">
              <w:rPr>
                <w:rFonts w:ascii="Arial" w:cs="Arial" w:eastAsia="Arial" w:hAnsi="Arial"/>
                <w:b w:val="0"/>
                <w:bCs w:val="0"/>
                <w:sz w:val="13"/>
                <w:szCs w:val="13"/>
                <w:rtl w:val="0"/>
              </w:rPr>
              <w:t xml:space="preserve">6UZ3 (rat) common frame; 7FBS and 8T6L (rat); 7DTC, 8VYJ, and 8VYK (human)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C">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Same stable core as recycle convergence. Each model was transformed once into the 6UZ3 frame; models were not independently refitted to each additional experimental reference.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D">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E">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6F">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0">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112–410; 524–759; 901–1145; 1160–1197; 1239–1323; 1370–1534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1">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2">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Discontinuous Cα core spanning stable regions across the four homologous domains.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3">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4">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Mutation-centered ensemble RMSF and experimental-reference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5">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6">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112–381; 524–759; 901–1145; 1160–1197; 1239–1323; 1370–1534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7">
            <w:pPr>
              <w:spacing w:after="0" w:before="0" w:line="240" w:lineRule="auto"/>
              <w:rPr/>
            </w:pPr>
            <w:r w:rsidDel="00000000" w:rsidR="00000000" w:rsidRPr="00000000">
              <w:rPr>
                <w:rFonts w:ascii="Arial" w:cs="Arial" w:eastAsia="Arial" w:hAnsi="Arial"/>
                <w:b w:val="0"/>
                <w:bCs w:val="0"/>
                <w:sz w:val="13"/>
                <w:szCs w:val="13"/>
                <w:rtl w:val="0"/>
              </w:rPr>
              <w:t xml:space="preserve">8WE6 chain A common frame; 8HLP chain A and 8FD7 chain K (human)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78">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The original 112–410 convergence-core block was shortened to 112–381. Residues 382–426 were excluded from the fit so that motion surrounding G402/G406 was not fitted away.</w:t>
            </w:r>
            <w:r w:rsidDel="00000000" w:rsidR="00000000" w:rsidRPr="00000000">
              <w:rPr>
                <w:rtl w:val="0"/>
              </w:rPr>
            </w:r>
          </w:p>
        </w:tc>
      </w:tr>
    </w:tbl>
    <w:p w:rsidR="00000000" w:rsidDel="00000000" w:rsidP="00000000" w:rsidRDefault="00000000" w:rsidRPr="00000000" ns1:paraId="00000179">
      <w:pPr>
        <w:keepNext w:val="0"/>
        <w:pageBreakBefore w:val="0"/>
        <w:rPr>
          <w:sz w:val="20"/>
          <w:szCs w:val="20"/>
        </w:rPr>
      </w:pPr>
      <w:r w:rsidDel="00000000" w:rsidR="00000000" w:rsidRPr="00000000">
        <w:rPr>
          <w:rtl w:val="0"/>
        </w:rPr>
      </w:r>
    </w:p>
    <w:p w:rsidR="00000000" w:rsidDel="00000000" w:rsidP="00000000" w:rsidRDefault="00000000" w:rsidRPr="00000000" ns1:paraId="0000017A">
      <w:pPr>
        <w:keepNext w:val="0"/>
        <w:pageBreakBefore w:val="0"/>
        <w:rPr>
          <w:sz w:val="20"/>
          <w:szCs w:val="20"/>
        </w:rPr>
      </w:pPr>
      <w:r w:rsidDel="00000000" w:rsidR="00000000" w:rsidRPr="00000000">
        <w:rPr>
          <w:rtl w:val="0"/>
        </w:rPr>
      </w:r>
    </w:p>
    <w:p w:rsidR="00000000" w:rsidDel="00000000" w:rsidP="00000000" w:rsidRDefault="00000000" w:rsidRPr="00000000" ns1:paraId="0000017B">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S3. Experimental-reference RMSD definitions.</w:t>
      </w:r>
      <w:r w:rsidDel="00000000" w:rsidR="00000000" w:rsidRPr="00000000">
        <w:rPr>
          <w:rtl w:val="0"/>
        </w:rPr>
      </w:r>
    </w:p>
    <w:tbl>
      <w:tblPr>
        <w:tblStyle w:val="Table3"/>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
        <w:gridCol w:w="1555"/>
        <w:gridCol w:w="1612"/>
        <w:gridCol w:w="835"/>
        <w:gridCol w:w="2563"/>
        <w:gridCol w:w="3081"/>
        <w:tblGridChange w:id="0">
          <w:tblGrid>
            <w:gridCol w:w="748"/>
            <w:gridCol w:w="1555"/>
            <w:gridCol w:w="1612"/>
            <w:gridCol w:w="835"/>
            <w:gridCol w:w="2563"/>
            <w:gridCol w:w="30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7C">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7D">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RMSD metric / 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7E">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7F">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Atoms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80">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 applied before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81">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Interpretation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3">
            <w:pPr>
              <w:spacing w:after="0" w:before="0" w:line="240" w:lineRule="auto"/>
              <w:rPr>
                <w:sz w:val="20"/>
                <w:szCs w:val="20"/>
              </w:rPr>
            </w:pPr>
            <w:r w:rsidDel="00000000" w:rsidR="00000000" w:rsidRPr="00000000">
              <w:rPr>
                <w:rFonts w:ascii="Arial" w:cs="Arial" w:eastAsia="Arial" w:hAnsi="Arial"/>
                <w:sz w:val="13"/>
                <w:szCs w:val="13"/>
                <w:rtl w:val="0"/>
              </w:rPr>
              <w:t xml:space="preserve">Whole matched tetramer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4">
            <w:pPr>
              <w:spacing w:after="0" w:before="0" w:line="240" w:lineRule="auto"/>
              <w:rPr>
                <w:sz w:val="20"/>
                <w:szCs w:val="20"/>
              </w:rPr>
            </w:pPr>
            <w:r w:rsidDel="00000000" w:rsidR="00000000" w:rsidRPr="00000000">
              <w:rPr>
                <w:rFonts w:ascii="Arial" w:cs="Arial" w:eastAsia="Arial" w:hAnsi="Arial"/>
                <w:sz w:val="13"/>
                <w:szCs w:val="13"/>
                <w:rtl w:val="0"/>
              </w:rPr>
              <w:t xml:space="preserve">All 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5">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6">
            <w:pPr>
              <w:spacing w:after="0" w:before="0" w:line="240" w:lineRule="auto"/>
              <w:rPr>
                <w:sz w:val="20"/>
                <w:szCs w:val="20"/>
              </w:rPr>
            </w:pPr>
            <w:r w:rsidDel="00000000" w:rsidR="00000000" w:rsidRPr="00000000">
              <w:rPr>
                <w:rFonts w:ascii="Arial" w:cs="Arial" w:eastAsia="Arial" w:hAnsi="Arial"/>
                <w:sz w:val="13"/>
                <w:szCs w:val="13"/>
                <w:rtl w:val="0"/>
              </w:rPr>
              <w:t xml:space="preserve">Tetramer first aligned using the </w:t>
            </w: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7">
            <w:pPr>
              <w:spacing w:after="0" w:before="0" w:line="240" w:lineRule="auto"/>
              <w:rPr>
                <w:sz w:val="20"/>
                <w:szCs w:val="20"/>
              </w:rPr>
            </w:pPr>
            <w:r w:rsidDel="00000000" w:rsidR="00000000" w:rsidRPr="00000000">
              <w:rPr>
                <w:rFonts w:ascii="Arial" w:cs="Arial" w:eastAsia="Arial" w:hAnsi="Arial"/>
                <w:sz w:val="13"/>
                <w:szCs w:val="13"/>
                <w:rtl w:val="0"/>
              </w:rPr>
              <w:t xml:space="preserve">Reports overall structural deviation after a common core alignment; the complete structure is not independently refitted.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9">
            <w:pPr>
              <w:spacing w:after="0" w:before="0" w:line="240" w:lineRule="auto"/>
              <w:rPr>
                <w:sz w:val="20"/>
                <w:szCs w:val="20"/>
              </w:rPr>
            </w:pPr>
            <w:r w:rsidDel="00000000" w:rsidR="00000000" w:rsidRPr="00000000">
              <w:rPr>
                <w:rFonts w:ascii="Arial" w:cs="Arial" w:eastAsia="Arial" w:hAnsi="Arial"/>
                <w:sz w:val="13"/>
                <w:szCs w:val="13"/>
                <w:rtl w:val="0"/>
              </w:rPr>
              <w:t xml:space="preserve">Stable/convergence-core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A">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B">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C">
            <w:pPr>
              <w:spacing w:after="0" w:before="0" w:line="240" w:lineRule="auto"/>
              <w:rPr>
                <w:sz w:val="20"/>
                <w:szCs w:val="20"/>
              </w:rPr>
            </w:pPr>
            <w:r w:rsidDel="00000000" w:rsidR="00000000" w:rsidRPr="00000000">
              <w:rPr>
                <w:rFonts w:ascii="Arial" w:cs="Arial" w:eastAsia="Arial" w:hAnsi="Arial"/>
                <w:sz w:val="13"/>
                <w:szCs w:val="13"/>
                <w:rtl w:val="0"/>
              </w:rPr>
              <w:t xml:space="preserve">Same residues used for the 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D">
            <w:pPr>
              <w:spacing w:after="0" w:before="0" w:line="240" w:lineRule="auto"/>
              <w:rPr>
                <w:sz w:val="20"/>
                <w:szCs w:val="20"/>
              </w:rPr>
            </w:pPr>
            <w:r w:rsidDel="00000000" w:rsidR="00000000" w:rsidRPr="00000000">
              <w:rPr>
                <w:rFonts w:ascii="Arial" w:cs="Arial" w:eastAsia="Arial" w:hAnsi="Arial"/>
                <w:sz w:val="13"/>
                <w:szCs w:val="13"/>
                <w:rtl w:val="0"/>
              </w:rPr>
              <w:t xml:space="preserve">Reports agreement of the core used to establish the global tetramer alignment.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E">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8F">
            <w:pPr>
              <w:spacing w:after="0" w:before="0" w:line="240" w:lineRule="auto"/>
              <w:rPr>
                <w:sz w:val="20"/>
                <w:szCs w:val="20"/>
              </w:rPr>
            </w:pPr>
            <w:r w:rsidDel="00000000" w:rsidR="00000000" w:rsidRPr="00000000">
              <w:rPr>
                <w:rFonts w:ascii="Arial" w:cs="Arial" w:eastAsia="Arial" w:hAnsi="Arial"/>
                <w:sz w:val="13"/>
                <w:szCs w:val="13"/>
                <w:rtl w:val="0"/>
              </w:rPr>
              <w:t xml:space="preserve">S6-bundle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0">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389–422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1">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2">
            <w:pPr>
              <w:spacing w:after="0" w:before="0" w:line="240" w:lineRule="auto"/>
              <w:rPr>
                <w:sz w:val="20"/>
                <w:szCs w:val="20"/>
              </w:rPr>
            </w:pPr>
            <w:r w:rsidDel="00000000" w:rsidR="00000000" w:rsidRPr="00000000">
              <w:rPr>
                <w:rFonts w:ascii="Arial" w:cs="Arial" w:eastAsia="Arial" w:hAnsi="Arial"/>
                <w:sz w:val="13"/>
                <w:szCs w:val="13"/>
                <w:rtl w:val="0"/>
              </w:rPr>
              <w:t xml:space="preserve">Reported after the common core alignment; an additional locally aligned value was also calculated diagnostically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3">
            <w:pPr>
              <w:spacing w:after="0" w:before="0" w:line="240" w:lineRule="auto"/>
              <w:rPr>
                <w:sz w:val="20"/>
                <w:szCs w:val="20"/>
              </w:rPr>
            </w:pPr>
            <w:r w:rsidDel="00000000" w:rsidR="00000000" w:rsidRPr="00000000">
              <w:rPr>
                <w:rFonts w:ascii="Arial" w:cs="Arial" w:eastAsia="Arial" w:hAnsi="Arial"/>
                <w:sz w:val="13"/>
                <w:szCs w:val="13"/>
                <w:rtl w:val="0"/>
              </w:rPr>
              <w:t xml:space="preserve">Measures structural differences within the S6 bundle.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4">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5">
            <w:pPr>
              <w:spacing w:after="0" w:before="0" w:line="240" w:lineRule="auto"/>
              <w:rPr>
                <w:sz w:val="20"/>
                <w:szCs w:val="20"/>
              </w:rPr>
            </w:pPr>
            <w:r w:rsidDel="00000000" w:rsidR="00000000" w:rsidRPr="00000000">
              <w:rPr>
                <w:rFonts w:ascii="Arial" w:cs="Arial" w:eastAsia="Arial" w:hAnsi="Arial"/>
                <w:sz w:val="13"/>
                <w:szCs w:val="13"/>
                <w:rtl w:val="0"/>
              </w:rPr>
              <w:t xml:space="preserve">Distal-S6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6">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398–414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7">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8">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available as a diagnostic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9">
            <w:pPr>
              <w:spacing w:after="0" w:before="0" w:line="240" w:lineRule="auto"/>
              <w:rPr>
                <w:sz w:val="20"/>
                <w:szCs w:val="20"/>
              </w:rPr>
            </w:pPr>
            <w:r w:rsidDel="00000000" w:rsidR="00000000" w:rsidRPr="00000000">
              <w:rPr>
                <w:rFonts w:ascii="Arial" w:cs="Arial" w:eastAsia="Arial" w:hAnsi="Arial"/>
                <w:sz w:val="13"/>
                <w:szCs w:val="13"/>
                <w:rtl w:val="0"/>
              </w:rPr>
              <w:t xml:space="preserve">Measures local S6 rearrangement around the mutation-coupling region.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A">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B">
            <w:pPr>
              <w:spacing w:after="0" w:before="0" w:line="240" w:lineRule="auto"/>
              <w:rPr>
                <w:sz w:val="20"/>
                <w:szCs w:val="20"/>
              </w:rPr>
            </w:pPr>
            <w:r w:rsidDel="00000000" w:rsidR="00000000" w:rsidRPr="00000000">
              <w:rPr>
                <w:rFonts w:ascii="Arial" w:cs="Arial" w:eastAsia="Arial" w:hAnsi="Arial"/>
                <w:sz w:val="13"/>
                <w:szCs w:val="13"/>
                <w:rtl w:val="0"/>
              </w:rPr>
              <w:t xml:space="preserve">L403-centered region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C">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398–409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D">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E">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9F">
            <w:pPr>
              <w:spacing w:after="0" w:before="0" w:line="240" w:lineRule="auto"/>
              <w:rPr>
                <w:sz w:val="20"/>
                <w:szCs w:val="20"/>
              </w:rPr>
            </w:pPr>
            <w:r w:rsidDel="00000000" w:rsidR="00000000" w:rsidRPr="00000000">
              <w:rPr>
                <w:rFonts w:ascii="Arial" w:cs="Arial" w:eastAsia="Arial" w:hAnsi="Arial"/>
                <w:sz w:val="13"/>
                <w:szCs w:val="13"/>
                <w:rtl w:val="0"/>
              </w:rPr>
              <w:t xml:space="preserve">Mutation-proximal structural comparison around L403A.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0">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1">
            <w:pPr>
              <w:spacing w:after="0" w:before="0" w:line="240" w:lineRule="auto"/>
              <w:rPr>
                <w:sz w:val="20"/>
                <w:szCs w:val="20"/>
              </w:rPr>
            </w:pPr>
            <w:r w:rsidDel="00000000" w:rsidR="00000000" w:rsidRPr="00000000">
              <w:rPr>
                <w:rFonts w:ascii="Arial" w:cs="Arial" w:eastAsia="Arial" w:hAnsi="Arial"/>
                <w:sz w:val="13"/>
                <w:szCs w:val="13"/>
                <w:rtl w:val="0"/>
              </w:rPr>
              <w:t xml:space="preserve">F412-centered region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407–417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3">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4">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5">
            <w:pPr>
              <w:spacing w:after="0" w:before="0" w:line="240" w:lineRule="auto"/>
              <w:rPr>
                <w:sz w:val="20"/>
                <w:szCs w:val="20"/>
              </w:rPr>
            </w:pPr>
            <w:r w:rsidDel="00000000" w:rsidR="00000000" w:rsidRPr="00000000">
              <w:rPr>
                <w:rFonts w:ascii="Arial" w:cs="Arial" w:eastAsia="Arial" w:hAnsi="Arial"/>
                <w:sz w:val="13"/>
                <w:szCs w:val="13"/>
                <w:rtl w:val="0"/>
              </w:rPr>
              <w:t xml:space="preserve">Mutation-proximal structural comparison around F412/F412L.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6">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7">
            <w:pPr>
              <w:spacing w:after="0" w:before="0" w:line="240" w:lineRule="auto"/>
              <w:rPr>
                <w:sz w:val="20"/>
                <w:szCs w:val="20"/>
              </w:rPr>
            </w:pPr>
            <w:r w:rsidDel="00000000" w:rsidR="00000000" w:rsidRPr="00000000">
              <w:rPr>
                <w:rFonts w:ascii="Arial" w:cs="Arial" w:eastAsia="Arial" w:hAnsi="Arial"/>
                <w:sz w:val="13"/>
                <w:szCs w:val="13"/>
                <w:rtl w:val="0"/>
              </w:rPr>
              <w:t xml:space="preserve">Hydrophobic-nexus regional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314–318; 327–331; 401–405; 410–414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9">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A">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B">
            <w:pPr>
              <w:spacing w:after="0" w:before="0" w:line="240" w:lineRule="auto"/>
              <w:rPr>
                <w:sz w:val="20"/>
                <w:szCs w:val="20"/>
              </w:rPr>
            </w:pPr>
            <w:r w:rsidDel="00000000" w:rsidR="00000000" w:rsidRPr="00000000">
              <w:rPr>
                <w:rFonts w:ascii="Arial" w:cs="Arial" w:eastAsia="Arial" w:hAnsi="Arial"/>
                <w:sz w:val="13"/>
                <w:szCs w:val="13"/>
                <w:rtl w:val="0"/>
              </w:rPr>
              <w:t xml:space="preserve">Combined local region containing the S4–S5/S5/S6 hydrophobic-coupling elements.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C">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D">
            <w:pPr>
              <w:spacing w:after="0" w:before="0" w:line="240" w:lineRule="auto"/>
              <w:rPr>
                <w:sz w:val="20"/>
                <w:szCs w:val="20"/>
              </w:rPr>
            </w:pPr>
            <w:r w:rsidDel="00000000" w:rsidR="00000000" w:rsidRPr="00000000">
              <w:rPr>
                <w:rFonts w:ascii="Arial" w:cs="Arial" w:eastAsia="Arial" w:hAnsi="Arial"/>
                <w:sz w:val="13"/>
                <w:szCs w:val="13"/>
                <w:rtl w:val="0"/>
              </w:rPr>
              <w:t xml:space="preserve">Whole-model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E">
            <w:pPr>
              <w:spacing w:after="0" w:before="0" w:line="240" w:lineRule="auto"/>
              <w:rPr>
                <w:sz w:val="20"/>
                <w:szCs w:val="20"/>
              </w:rPr>
            </w:pPr>
            <w:r w:rsidDel="00000000" w:rsidR="00000000" w:rsidRPr="00000000">
              <w:rPr>
                <w:rFonts w:ascii="Arial" w:cs="Arial" w:eastAsia="Arial" w:hAnsi="Arial"/>
                <w:sz w:val="13"/>
                <w:szCs w:val="13"/>
                <w:rtl w:val="0"/>
              </w:rPr>
              <w:t xml:space="preserve">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AF">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0">
            <w:pPr>
              <w:spacing w:after="0" w:before="0" w:line="240" w:lineRule="auto"/>
              <w:rPr>
                <w:sz w:val="20"/>
                <w:szCs w:val="20"/>
              </w:rPr>
            </w:pPr>
            <w:r w:rsidDel="00000000" w:rsidR="00000000" w:rsidRPr="00000000">
              <w:rPr>
                <w:rFonts w:ascii="Arial" w:cs="Arial" w:eastAsia="Arial" w:hAnsi="Arial"/>
                <w:sz w:val="13"/>
                <w:szCs w:val="13"/>
                <w:rtl w:val="0"/>
              </w:rPr>
              <w:t xml:space="preserve">Single transformation into the </w:t>
            </w:r>
            <w:r w:rsidDel="00000000" w:rsidR="00000000" w:rsidRPr="00000000">
              <w:rPr>
                <w:rFonts w:ascii="Arial" w:cs="Arial" w:eastAsia="Arial" w:hAnsi="Arial"/>
                <w:b w:val="1"/>
                <w:bCs w:val="1"/>
                <w:sz w:val="13"/>
                <w:szCs w:val="13"/>
                <w:rtl w:val="0"/>
              </w:rPr>
              <w:t xml:space="preserve">6UZ3</w:t>
            </w:r>
            <w:r w:rsidDel="00000000" w:rsidR="00000000" w:rsidRPr="00000000">
              <w:rPr>
                <w:rFonts w:ascii="Arial" w:cs="Arial" w:eastAsia="Arial" w:hAnsi="Arial"/>
                <w:sz w:val="13"/>
                <w:szCs w:val="13"/>
                <w:rtl w:val="0"/>
              </w:rPr>
              <w:t xml:space="preserve"> common frame; no subsequent fit to each comparison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1">
            <w:pPr>
              <w:spacing w:after="0" w:before="0" w:line="240" w:lineRule="auto"/>
              <w:rPr>
                <w:sz w:val="20"/>
                <w:szCs w:val="20"/>
              </w:rPr>
            </w:pPr>
            <w:r w:rsidDel="00000000" w:rsidR="00000000" w:rsidRPr="00000000">
              <w:rPr>
                <w:rFonts w:ascii="Arial" w:cs="Arial" w:eastAsia="Arial" w:hAnsi="Arial"/>
                <w:sz w:val="13"/>
                <w:szCs w:val="13"/>
                <w:rtl w:val="0"/>
              </w:rPr>
              <w:t xml:space="preserve">Measures deviation from experimental structures without allowing each reference comparison to define a new coordinate frame.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3">
            <w:pPr>
              <w:spacing w:after="0" w:before="0" w:line="240" w:lineRule="auto"/>
              <w:rPr>
                <w:sz w:val="20"/>
                <w:szCs w:val="20"/>
              </w:rPr>
            </w:pPr>
            <w:r w:rsidDel="00000000" w:rsidR="00000000" w:rsidRPr="00000000">
              <w:rPr>
                <w:rFonts w:ascii="Arial" w:cs="Arial" w:eastAsia="Arial" w:hAnsi="Arial"/>
                <w:sz w:val="13"/>
                <w:szCs w:val="13"/>
                <w:rtl w:val="0"/>
              </w:rPr>
              <w:t xml:space="preserve">Alignment-core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4">
            <w:pPr>
              <w:spacing w:after="0" w:before="0" w:line="240" w:lineRule="auto"/>
              <w:rPr/>
            </w:pPr>
            <w:r w:rsidDel="00000000" w:rsidR="00000000" w:rsidRPr="00000000">
              <w:rPr>
                <w:rFonts w:ascii="Arial" w:cs="Arial" w:eastAsia="Arial" w:hAnsi="Arial"/>
                <w:b w:val="0"/>
                <w:bCs w:val="0"/>
                <w:sz w:val="13"/>
                <w:szCs w:val="13"/>
                <w:rtl w:val="0"/>
              </w:rPr>
              <w:t xml:space="preserve">Stable-core ranges listed in Supplementary Table 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5">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6">
            <w:pPr>
              <w:spacing w:after="0" w:before="0" w:line="240" w:lineRule="auto"/>
              <w:rPr>
                <w:sz w:val="20"/>
                <w:szCs w:val="20"/>
              </w:rPr>
            </w:pPr>
            <w:r w:rsidDel="00000000" w:rsidR="00000000" w:rsidRPr="00000000">
              <w:rPr>
                <w:rFonts w:ascii="Arial" w:cs="Arial" w:eastAsia="Arial" w:hAnsi="Arial"/>
                <w:sz w:val="13"/>
                <w:szCs w:val="13"/>
                <w:rtl w:val="0"/>
              </w:rPr>
              <w:t xml:space="preserve">6UZ3-frame core alignment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7">
            <w:pPr>
              <w:spacing w:after="0" w:before="0" w:line="240" w:lineRule="auto"/>
              <w:rPr>
                <w:sz w:val="20"/>
                <w:szCs w:val="20"/>
              </w:rPr>
            </w:pPr>
            <w:r w:rsidDel="00000000" w:rsidR="00000000" w:rsidRPr="00000000">
              <w:rPr>
                <w:rFonts w:ascii="Arial" w:cs="Arial" w:eastAsia="Arial" w:hAnsi="Arial"/>
                <w:sz w:val="13"/>
                <w:szCs w:val="13"/>
                <w:rtl w:val="0"/>
              </w:rPr>
              <w:t xml:space="preserve">Reports structural agreement specifically within the stable scaffold.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9">
            <w:pPr>
              <w:spacing w:after="0" w:before="0" w:line="240" w:lineRule="auto"/>
              <w:rPr>
                <w:sz w:val="20"/>
                <w:szCs w:val="20"/>
              </w:rPr>
            </w:pPr>
            <w:r w:rsidDel="00000000" w:rsidR="00000000" w:rsidRPr="00000000">
              <w:rPr>
                <w:rFonts w:ascii="Arial" w:cs="Arial" w:eastAsia="Arial" w:hAnsi="Arial"/>
                <w:sz w:val="13"/>
                <w:szCs w:val="13"/>
                <w:rtl w:val="0"/>
              </w:rPr>
              <w:t xml:space="preserve">Whole-model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A">
            <w:pPr>
              <w:spacing w:after="0" w:before="0" w:line="240" w:lineRule="auto"/>
              <w:rPr>
                <w:sz w:val="20"/>
                <w:szCs w:val="20"/>
              </w:rPr>
            </w:pPr>
            <w:r w:rsidDel="00000000" w:rsidR="00000000" w:rsidRPr="00000000">
              <w:rPr>
                <w:rFonts w:ascii="Arial" w:cs="Arial" w:eastAsia="Arial" w:hAnsi="Arial"/>
                <w:sz w:val="13"/>
                <w:szCs w:val="13"/>
                <w:rtl w:val="0"/>
              </w:rPr>
              <w:t xml:space="preserve">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B">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C">
            <w:pPr>
              <w:spacing w:after="0" w:before="0" w:line="240" w:lineRule="auto"/>
              <w:rPr>
                <w:sz w:val="20"/>
                <w:szCs w:val="20"/>
              </w:rPr>
            </w:pPr>
            <w:r w:rsidDel="00000000" w:rsidR="00000000" w:rsidRPr="00000000">
              <w:rPr>
                <w:rFonts w:ascii="Arial" w:cs="Arial" w:eastAsia="Arial" w:hAnsi="Arial"/>
                <w:sz w:val="13"/>
                <w:szCs w:val="13"/>
                <w:rtl w:val="0"/>
              </w:rPr>
              <w:t xml:space="preserve">Single transformation into the </w:t>
            </w:r>
            <w:r w:rsidDel="00000000" w:rsidR="00000000" w:rsidRPr="00000000">
              <w:rPr>
                <w:rFonts w:ascii="Arial" w:cs="Arial" w:eastAsia="Arial" w:hAnsi="Arial"/>
                <w:b w:val="1"/>
                <w:bCs w:val="1"/>
                <w:sz w:val="13"/>
                <w:szCs w:val="13"/>
                <w:rtl w:val="0"/>
              </w:rPr>
              <w:t xml:space="preserve">8WE6</w:t>
            </w:r>
            <w:r w:rsidDel="00000000" w:rsidR="00000000" w:rsidRPr="00000000">
              <w:rPr>
                <w:rFonts w:ascii="Arial" w:cs="Arial" w:eastAsia="Arial" w:hAnsi="Arial"/>
                <w:sz w:val="13"/>
                <w:szCs w:val="13"/>
                <w:rtl w:val="0"/>
              </w:rPr>
              <w:t xml:space="preserve"> common 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D">
            <w:pPr>
              <w:spacing w:after="0" w:before="0" w:line="240" w:lineRule="auto"/>
              <w:rPr>
                <w:sz w:val="20"/>
                <w:szCs w:val="20"/>
              </w:rPr>
            </w:pPr>
            <w:r w:rsidDel="00000000" w:rsidR="00000000" w:rsidRPr="00000000">
              <w:rPr>
                <w:rFonts w:ascii="Arial" w:cs="Arial" w:eastAsia="Arial" w:hAnsi="Arial"/>
                <w:sz w:val="13"/>
                <w:szCs w:val="13"/>
                <w:rtl w:val="0"/>
              </w:rPr>
              <w:t xml:space="preserve">Measures whole-model deviation from 8WE6, 8HLP, or 8FD7 after a common alignment.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E">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BF">
            <w:pPr>
              <w:spacing w:after="0" w:before="0" w:line="240" w:lineRule="auto"/>
              <w:rPr>
                <w:sz w:val="20"/>
                <w:szCs w:val="20"/>
              </w:rPr>
            </w:pPr>
            <w:r w:rsidDel="00000000" w:rsidR="00000000" w:rsidRPr="00000000">
              <w:rPr>
                <w:rFonts w:ascii="Arial" w:cs="Arial" w:eastAsia="Arial" w:hAnsi="Arial"/>
                <w:sz w:val="13"/>
                <w:szCs w:val="13"/>
                <w:rtl w:val="0"/>
              </w:rPr>
              <w:t xml:space="preserve">Alignment-core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C0">
            <w:pPr>
              <w:spacing w:after="0" w:before="0" w:line="240" w:lineRule="auto"/>
              <w:rPr/>
            </w:pPr>
            <w:r w:rsidDel="00000000" w:rsidR="00000000" w:rsidRPr="00000000">
              <w:rPr>
                <w:rFonts w:ascii="Arial" w:cs="Arial" w:eastAsia="Arial" w:hAnsi="Arial"/>
                <w:b w:val="0"/>
                <w:bCs w:val="0"/>
                <w:sz w:val="13"/>
                <w:szCs w:val="13"/>
                <w:rtl w:val="0"/>
              </w:rPr>
              <w:t xml:space="preserve">Mutation-excluded analysis core listed in Supplementary Table 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C1">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C2">
            <w:pPr>
              <w:spacing w:after="0" w:before="0" w:line="240" w:lineRule="auto"/>
              <w:rPr>
                <w:sz w:val="20"/>
                <w:szCs w:val="20"/>
              </w:rPr>
            </w:pPr>
            <w:r w:rsidDel="00000000" w:rsidR="00000000" w:rsidRPr="00000000">
              <w:rPr>
                <w:rFonts w:ascii="Arial" w:cs="Arial" w:eastAsia="Arial" w:hAnsi="Arial"/>
                <w:sz w:val="13"/>
                <w:szCs w:val="13"/>
                <w:rtl w:val="0"/>
              </w:rPr>
              <w:t xml:space="preserve">8WE6-frame core alignment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ns1:paraId="000001C3">
            <w:pPr>
              <w:spacing w:after="0" w:before="0" w:line="240" w:lineRule="auto"/>
              <w:rPr>
                <w:sz w:val="20"/>
                <w:szCs w:val="20"/>
              </w:rPr>
            </w:pPr>
            <w:r w:rsidDel="00000000" w:rsidR="00000000" w:rsidRPr="00000000">
              <w:rPr>
                <w:rFonts w:ascii="Arial" w:cs="Arial" w:eastAsia="Arial" w:hAnsi="Arial"/>
                <w:sz w:val="13"/>
                <w:szCs w:val="13"/>
                <w:rtl w:val="0"/>
              </w:rPr>
              <w:t xml:space="preserve">Reports agreement of the stable scaffold while leaving G402/G406-proximal motion outside the fitting region.</w:t>
            </w:r>
            <w:r w:rsidDel="00000000" w:rsidR="00000000" w:rsidRPr="00000000">
              <w:rPr>
                <w:rtl w:val="0"/>
              </w:rPr>
            </w:r>
          </w:p>
        </w:tc>
      </w:tr>
    </w:tbl>
    <w:p w:rsidR="00000000" w:rsidDel="00000000" w:rsidP="00000000" w:rsidRDefault="00000000" w:rsidRPr="00000000" ns1:paraId="000001C4">
      <w:pPr>
        <w:spacing w:after="60" w:before="60" w:lineRule="auto"/>
        <w:rPr>
          <w:sz w:val="20"/>
          <w:szCs w:val="20"/>
        </w:rPr>
      </w:pPr>
      <w:r w:rsidDel="00000000" w:rsidR="00000000" w:rsidRPr="00000000">
        <w:rPr>
          <w:rFonts w:ascii="Arial" w:cs="Arial" w:eastAsia="Arial" w:hAnsi="Arial"/>
          <w:sz w:val="14"/>
          <w:szCs w:val="14"/>
          <w:rtl w:val="0"/>
        </w:rPr>
        <w:t xml:space="preserve">RMSD residue labels are model/construct numbering unless otherwise indicated. Backbone RMSD uses N, Cα, C, and O atoms. Experimental-reference comparisons use sequence-matched atoms; unresolved or unmapped coordinates are omitted rather than imputed. Mutation-centered side-chain atoms are not forced into identity-mismatched WT-versus-mutant RMSD calculations.</w:t>
      </w:r>
      <w:r w:rsidDel="00000000" w:rsidR="00000000" w:rsidRPr="00000000">
        <w:rPr>
          <w:rtl w:val="0"/>
        </w:rPr>
      </w:r>
    </w:p>
    <w:p w:rsidR="00000000" w:rsidDel="00000000" w:rsidP="00000000" w:rsidRDefault="00000000" w:rsidRPr="00000000" ns1:paraId="000001C5">
      <w:pPr>
        <w:keepNext w:val="0"/>
        <w:pageBreakBefore w:val="0"/>
        <w:rPr>
          <w:sz w:val="20"/>
          <w:szCs w:val="20"/>
        </w:rPr>
      </w:pPr>
      <w:r w:rsidDel="00000000" w:rsidR="00000000" w:rsidRPr="00000000">
        <w:rPr>
          <w:rtl w:val="0"/>
        </w:rPr>
      </w:r>
    </w:p>
    <w:p w:rsidR="00000000" w:rsidDel="00000000" w:rsidP="00000000" w:rsidRDefault="00000000" w:rsidRPr="00000000" ns1:paraId="000001C6">
      <w:pPr>
        <w:keepNext w:val="0"/>
        <w:pageBreakBefore w:val="0"/>
        <w:rPr>
          <w:sz w:val="20"/>
          <w:szCs w:val="20"/>
        </w:rPr>
      </w:pPr>
      <w:r w:rsidDel="00000000" w:rsidR="00000000" w:rsidRPr="00000000">
        <w:rPr>
          <w:rtl w:val="0"/>
        </w:rPr>
      </w:r>
    </w:p>
    <w:p w:rsidR="00000000" w:rsidDel="00000000" w:rsidP="00000000" w:rsidRDefault="00000000" w:rsidRPr="00000000" ns1:paraId="000001C7">
      <w:pPr>
        <w:keepNext w:val="0"/>
        <w:pageBreakBefore w:val="0"/>
        <w:rPr>
          <w:sz w:val="20"/>
          <w:szCs w:val="20"/>
        </w:rPr>
      </w:pPr>
      <w:r w:rsidDel="00000000" w:rsidR="00000000" w:rsidRPr="00000000">
        <w:rPr>
          <w:rtl w:val="0"/>
        </w:rPr>
      </w:r>
    </w:p>
    <w:p w:rsidR="00000000" w:rsidDel="00000000" w:rsidP="00000000" w:rsidRDefault="00000000" w:rsidRPr="00000000" ns1:paraId="000001C8">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S4. Structural-distance and residue-proximity definitions.</w:t>
      </w:r>
      <w:r w:rsidDel="00000000" w:rsidR="00000000" w:rsidRPr="00000000">
        <w:rPr>
          <w:rtl w:val="0"/>
        </w:rPr>
      </w:r>
    </w:p>
    <w:tbl>
      <w:tblPr>
        <w:tblStyle w:val="Table4"/>
        <w:tblW w:w="103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1267"/>
        <w:gridCol w:w="2822"/>
        <w:gridCol w:w="1123"/>
        <w:gridCol w:w="1555"/>
        <w:gridCol w:w="2908"/>
        <w:tblGridChange w:id="0">
          <w:tblGrid>
            <w:gridCol w:w="720"/>
            <w:gridCol w:w="1267"/>
            <w:gridCol w:w="2822"/>
            <w:gridCol w:w="1123"/>
            <w:gridCol w:w="1555"/>
            <w:gridCol w:w="2908"/>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9">
            <w:pPr>
              <w:spacing w:after="0" w:before="0" w:line="240" w:lineRule="auto"/>
              <w:jc w:val="center"/>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A">
            <w:pPr>
              <w:spacing w:after="0" w:before="0" w:line="240" w:lineRule="auto"/>
              <w:jc w:val="center"/>
              <w:rPr/>
            </w:pPr>
            <w:r w:rsidDel="00000000" w:rsidR="00000000" w:rsidRPr="00000000">
              <w:rPr>
                <w:rFonts w:ascii="Arial" w:cs="Arial" w:eastAsia="Arial" w:hAnsi="Arial"/>
                <w:b w:val="1"/>
                <w:bCs w:val="1"/>
                <w:sz w:val="13"/>
                <w:szCs w:val="13"/>
                <w:rtl w:val="0"/>
              </w:rPr>
              <w:t xml:space="preserve">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B">
            <w:pPr>
              <w:spacing w:after="0" w:before="0" w:line="240" w:lineRule="auto"/>
              <w:jc w:val="center"/>
              <w:rPr/>
            </w:pPr>
            <w:r w:rsidDel="00000000" w:rsidR="00000000" w:rsidRPr="00000000">
              <w:rPr>
                <w:rFonts w:ascii="Arial" w:cs="Arial" w:eastAsia="Arial" w:hAnsi="Arial"/>
                <w:b w:val="1"/>
                <w:bCs w:val="1"/>
                <w:sz w:val="13"/>
                <w:szCs w:val="13"/>
                <w:rtl w:val="0"/>
              </w:rPr>
              <w:t xml:space="preserve">Residues / numbering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C">
            <w:pPr>
              <w:spacing w:after="0" w:before="0" w:line="240" w:lineRule="auto"/>
              <w:jc w:val="center"/>
              <w:rPr/>
            </w:pPr>
            <w:r w:rsidDel="00000000" w:rsidR="00000000" w:rsidRPr="00000000">
              <w:rPr>
                <w:rFonts w:ascii="Arial" w:cs="Arial" w:eastAsia="Arial" w:hAnsi="Arial"/>
                <w:b w:val="1"/>
                <w:bCs w:val="1"/>
                <w:sz w:val="13"/>
                <w:szCs w:val="13"/>
                <w:rtl w:val="0"/>
              </w:rPr>
              <w:t xml:space="preserve">Atom 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D">
            <w:pPr>
              <w:spacing w:after="0" w:before="0" w:line="240" w:lineRule="auto"/>
              <w:jc w:val="center"/>
              <w:rPr/>
            </w:pPr>
            <w:r w:rsidDel="00000000" w:rsidR="00000000" w:rsidRPr="00000000">
              <w:rPr>
                <w:rFonts w:ascii="Arial" w:cs="Arial" w:eastAsia="Arial" w:hAnsi="Arial"/>
                <w:b w:val="1"/>
                <w:bCs w:val="1"/>
                <w:sz w:val="13"/>
                <w:szCs w:val="13"/>
                <w:rtl w:val="0"/>
              </w:rPr>
              <w:t xml:space="preserve">Chain/domain relationship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ns1:paraId="000001CE">
            <w:pPr>
              <w:spacing w:after="0" w:before="0" w:line="240" w:lineRule="auto"/>
              <w:jc w:val="center"/>
              <w:rPr/>
            </w:pPr>
            <w:r w:rsidDel="00000000" w:rsidR="00000000" w:rsidRPr="00000000">
              <w:rPr>
                <w:rFonts w:ascii="Arial" w:cs="Arial" w:eastAsia="Arial" w:hAnsi="Arial"/>
                <w:b w:val="1"/>
                <w:bCs w:val="1"/>
                <w:sz w:val="13"/>
                <w:szCs w:val="13"/>
                <w:rtl w:val="0"/>
              </w:rPr>
              <w:t xml:space="preserve">Summary / use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CF">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0">
            <w:pPr>
              <w:spacing w:after="0" w:before="0" w:line="240" w:lineRule="auto"/>
              <w:rPr/>
            </w:pPr>
            <w:r w:rsidDel="00000000" w:rsidR="00000000" w:rsidRPr="00000000">
              <w:rPr>
                <w:rFonts w:ascii="Arial" w:cs="Arial" w:eastAsia="Arial" w:hAnsi="Arial"/>
                <w:b w:val="0"/>
                <w:bCs w:val="0"/>
                <w:sz w:val="13"/>
                <w:szCs w:val="13"/>
                <w:rtl w:val="0"/>
              </w:rPr>
              <w:t xml:space="preserve">Intracellular-gate ring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1">
            <w:pPr>
              <w:spacing w:after="0" w:before="0" w:line="240" w:lineRule="auto"/>
              <w:rPr/>
            </w:pPr>
            <w:r w:rsidDel="00000000" w:rsidR="00000000" w:rsidRPr="00000000">
              <w:rPr>
                <w:rFonts w:ascii="Arial" w:cs="Arial" w:eastAsia="Arial" w:hAnsi="Arial"/>
                <w:b w:val="0"/>
                <w:bCs w:val="0"/>
                <w:sz w:val="13"/>
                <w:szCs w:val="13"/>
                <w:rtl w:val="0"/>
              </w:rPr>
              <w:t xml:space="preserve">Displayed A402 (model A404) in all six intersubunit pairs: A-B, A-C, A-D, B-C, B-D, C-D</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3">
            <w:pPr>
              <w:spacing w:after="0" w:before="0" w:line="240" w:lineRule="auto"/>
              <w:rPr/>
            </w:pPr>
            <w:r w:rsidDel="00000000" w:rsidR="00000000" w:rsidRPr="00000000">
              <w:rPr>
                <w:rFonts w:ascii="Arial" w:cs="Arial" w:eastAsia="Arial" w:hAnsi="Arial"/>
                <w:b w:val="0"/>
                <w:bCs w:val="0"/>
                <w:sz w:val="13"/>
                <w:szCs w:val="13"/>
                <w:rtl w:val="0"/>
              </w:rPr>
              <w:t xml:space="preserve">Tetramer; cross-subunit ring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4">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D5">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6">
            <w:pPr>
              <w:spacing w:after="0" w:before="0" w:line="240" w:lineRule="auto"/>
              <w:rPr/>
            </w:pPr>
            <w:r w:rsidDel="00000000" w:rsidR="00000000" w:rsidRPr="00000000">
              <w:rPr>
                <w:rFonts w:ascii="Arial" w:cs="Arial" w:eastAsia="Arial" w:hAnsi="Arial"/>
                <w:b w:val="0"/>
                <w:bCs w:val="0"/>
                <w:sz w:val="13"/>
                <w:szCs w:val="13"/>
                <w:rtl w:val="0"/>
              </w:rPr>
              <w:t xml:space="preserve">Selectivity-filter ring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7">
            <w:pPr>
              <w:spacing w:after="0" w:before="0" w:line="240" w:lineRule="auto"/>
              <w:rPr/>
            </w:pPr>
            <w:r w:rsidDel="00000000" w:rsidR="00000000" w:rsidRPr="00000000">
              <w:rPr>
                <w:rFonts w:ascii="Arial" w:cs="Arial" w:eastAsia="Arial" w:hAnsi="Arial"/>
                <w:b w:val="0"/>
                <w:bCs w:val="0"/>
                <w:sz w:val="13"/>
                <w:szCs w:val="13"/>
                <w:rtl w:val="0"/>
              </w:rPr>
              <w:t xml:space="preserve">Displayed G375 (model G377) in all six intersubunit pairs: A-B, A-C, A-D, B-C, B-D, C-D</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8">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9">
            <w:pPr>
              <w:spacing w:after="0" w:before="0" w:line="240" w:lineRule="auto"/>
              <w:rPr/>
            </w:pPr>
            <w:r w:rsidDel="00000000" w:rsidR="00000000" w:rsidRPr="00000000">
              <w:rPr>
                <w:rFonts w:ascii="Arial" w:cs="Arial" w:eastAsia="Arial" w:hAnsi="Arial"/>
                <w:b w:val="0"/>
                <w:bCs w:val="0"/>
                <w:sz w:val="13"/>
                <w:szCs w:val="13"/>
                <w:rtl w:val="0"/>
              </w:rPr>
              <w:t xml:space="preserve">Tetramer; cross-subunit ring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A">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DB">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C">
            <w:pPr>
              <w:spacing w:after="0" w:before="0" w:line="240" w:lineRule="auto"/>
              <w:rPr/>
            </w:pPr>
            <w:r w:rsidDel="00000000" w:rsidR="00000000" w:rsidRPr="00000000">
              <w:rPr>
                <w:rFonts w:ascii="Arial" w:cs="Arial" w:eastAsia="Arial" w:hAnsi="Arial"/>
                <w:b w:val="0"/>
                <w:bCs w:val="0"/>
                <w:sz w:val="13"/>
                <w:szCs w:val="13"/>
                <w:rtl w:val="0"/>
              </w:rPr>
              <w:t xml:space="preserve">VSD coordinate</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D">
            <w:pPr>
              <w:spacing w:after="0" w:before="0" w:line="240" w:lineRule="auto"/>
              <w:rPr/>
            </w:pPr>
            <w:r w:rsidDel="00000000" w:rsidR="00000000" w:rsidRPr="00000000">
              <w:rPr>
                <w:rFonts w:ascii="Arial" w:cs="Arial" w:eastAsia="Arial" w:hAnsi="Arial"/>
                <w:b w:val="0"/>
                <w:bCs w:val="0"/>
                <w:sz w:val="13"/>
                <w:szCs w:val="13"/>
                <w:rtl w:val="0"/>
              </w:rPr>
              <w:t xml:space="preserve">Displayed F236-R308 (model F238-R310) in each subunit A-D</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E">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DF">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0">
            <w:pPr>
              <w:spacing w:after="0" w:before="0" w:line="240" w:lineRule="auto"/>
              <w:rPr/>
            </w:pPr>
            <w:r w:rsidDel="00000000" w:rsidR="00000000" w:rsidRPr="00000000">
              <w:rPr>
                <w:rFonts w:ascii="Arial" w:cs="Arial" w:eastAsia="Arial" w:hAnsi="Arial"/>
                <w:b w:val="0"/>
                <w:bCs w:val="0"/>
                <w:sz w:val="13"/>
                <w:szCs w:val="13"/>
                <w:rtl w:val="0"/>
              </w:rPr>
              <w:t xml:space="preserve">Chain-resolved distances.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E1">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2">
            <w:pPr>
              <w:spacing w:after="0" w:before="0" w:line="240" w:lineRule="auto"/>
              <w:rPr/>
            </w:pPr>
            <w:r w:rsidDel="00000000" w:rsidR="00000000" w:rsidRPr="00000000">
              <w:rPr>
                <w:rFonts w:ascii="Arial" w:cs="Arial" w:eastAsia="Arial" w:hAnsi="Arial"/>
                <w:b w:val="0"/>
                <w:bCs w:val="0"/>
                <w:sz w:val="13"/>
                <w:szCs w:val="13"/>
                <w:rtl w:val="0"/>
              </w:rPr>
              <w:t xml:space="preserve">Pore-VSD separation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3">
            <w:pPr>
              <w:spacing w:after="0" w:before="0" w:line="240" w:lineRule="auto"/>
              <w:rPr/>
            </w:pPr>
            <w:r w:rsidDel="00000000" w:rsidR="00000000" w:rsidRPr="00000000">
              <w:rPr>
                <w:rFonts w:ascii="Arial" w:cs="Arial" w:eastAsia="Arial" w:hAnsi="Arial"/>
                <w:b w:val="0"/>
                <w:bCs w:val="0"/>
                <w:sz w:val="13"/>
                <w:szCs w:val="13"/>
                <w:rtl w:val="0"/>
              </w:rPr>
              <w:t xml:space="preserve">Displayed E423-N179; model E425-N181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4">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5">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6">
            <w:pPr>
              <w:spacing w:after="0" w:before="0" w:line="240" w:lineRule="auto"/>
              <w:rPr/>
            </w:pPr>
            <w:r w:rsidDel="00000000" w:rsidR="00000000" w:rsidRPr="00000000">
              <w:rPr>
                <w:rFonts w:ascii="Arial" w:cs="Arial" w:eastAsia="Arial" w:hAnsi="Arial"/>
                <w:b w:val="0"/>
                <w:bCs w:val="0"/>
                <w:sz w:val="13"/>
                <w:szCs w:val="13"/>
                <w:rtl w:val="0"/>
              </w:rPr>
              <w:t xml:space="preserve">Measured in all four subunits; maximum per tetramer is the structure-level coordinate.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E7">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8">
            <w:pPr>
              <w:spacing w:after="0" w:before="0" w:line="240" w:lineRule="auto"/>
              <w:rPr/>
            </w:pPr>
            <w:r w:rsidDel="00000000" w:rsidR="00000000" w:rsidRPr="00000000">
              <w:rPr>
                <w:rFonts w:ascii="Arial" w:cs="Arial" w:eastAsia="Arial" w:hAnsi="Arial"/>
                <w:b w:val="0"/>
                <w:bCs w:val="0"/>
                <w:sz w:val="13"/>
                <w:szCs w:val="13"/>
                <w:rtl w:val="0"/>
              </w:rPr>
              <w:t xml:space="preserve">Pore-VSD structural QC</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9">
            <w:pPr>
              <w:spacing w:after="0" w:before="0" w:line="240" w:lineRule="auto"/>
              <w:rPr/>
            </w:pPr>
            <w:r w:rsidDel="00000000" w:rsidR="00000000" w:rsidRPr="00000000">
              <w:rPr>
                <w:rFonts w:ascii="Arial" w:cs="Arial" w:eastAsia="Arial" w:hAnsi="Arial"/>
                <w:b w:val="0"/>
                <w:bCs w:val="0"/>
                <w:sz w:val="13"/>
                <w:szCs w:val="13"/>
                <w:rtl w:val="0"/>
              </w:rPr>
              <w:t xml:space="preserve">Displayed K427/E423/K420 to N179/V182; model numbering = displayed +2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A">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B">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C">
            <w:pPr>
              <w:spacing w:after="0" w:before="0" w:line="240" w:lineRule="auto"/>
              <w:rPr/>
            </w:pPr>
            <w:r w:rsidDel="00000000" w:rsidR="00000000" w:rsidRPr="00000000">
              <w:rPr>
                <w:rFonts w:ascii="Arial" w:cs="Arial" w:eastAsia="Arial" w:hAnsi="Arial"/>
                <w:b w:val="0"/>
                <w:bCs w:val="0"/>
                <w:sz w:val="13"/>
                <w:szCs w:val="13"/>
                <w:rtl w:val="0"/>
              </w:rPr>
              <w:t xml:space="preserve">Trajectory excluded if any predefined distance &gt;27 Å.</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ED">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E">
            <w:pPr>
              <w:spacing w:after="0" w:before="0" w:line="240" w:lineRule="auto"/>
              <w:rPr/>
            </w:pPr>
            <w:r w:rsidDel="00000000" w:rsidR="00000000" w:rsidRPr="00000000">
              <w:rPr>
                <w:rFonts w:ascii="Arial" w:cs="Arial" w:eastAsia="Arial" w:hAnsi="Arial"/>
                <w:b w:val="0"/>
                <w:bCs w:val="0"/>
                <w:sz w:val="13"/>
                <w:szCs w:val="13"/>
                <w:rtl w:val="0"/>
              </w:rPr>
              <w:t xml:space="preserve">Hydrophobic nexus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EF">
            <w:pPr>
              <w:spacing w:after="0" w:before="0" w:line="240" w:lineRule="auto"/>
              <w:rPr/>
            </w:pPr>
            <w:r w:rsidDel="00000000" w:rsidR="00000000" w:rsidRPr="00000000">
              <w:rPr>
                <w:rFonts w:ascii="Arial" w:cs="Arial" w:eastAsia="Arial" w:hAnsi="Arial"/>
                <w:b w:val="0"/>
                <w:bCs w:val="0"/>
                <w:sz w:val="13"/>
                <w:szCs w:val="13"/>
                <w:rtl w:val="0"/>
              </w:rPr>
              <w:t xml:space="preserve">Displayed 412-L316; model 414-318</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0">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1">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2">
            <w:pPr>
              <w:spacing w:after="0" w:before="0" w:line="240" w:lineRule="auto"/>
              <w:rPr/>
            </w:pPr>
            <w:r w:rsidDel="00000000" w:rsidR="00000000" w:rsidRPr="00000000">
              <w:rPr>
                <w:rFonts w:ascii="Arial" w:cs="Arial" w:eastAsia="Arial" w:hAnsi="Arial"/>
                <w:b w:val="0"/>
                <w:bCs w:val="0"/>
                <w:sz w:val="13"/>
                <w:szCs w:val="13"/>
                <w:rtl w:val="0"/>
              </w:rPr>
              <w:t xml:space="preserve">Chain-resolved local proximity.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F3">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4">
            <w:pPr>
              <w:spacing w:after="0" w:before="0" w:line="240" w:lineRule="auto"/>
              <w:rPr/>
            </w:pPr>
            <w:r w:rsidDel="00000000" w:rsidR="00000000" w:rsidRPr="00000000">
              <w:rPr>
                <w:rFonts w:ascii="Arial" w:cs="Arial" w:eastAsia="Arial" w:hAnsi="Arial"/>
                <w:b w:val="0"/>
                <w:bCs w:val="0"/>
                <w:sz w:val="13"/>
                <w:szCs w:val="13"/>
                <w:rtl w:val="0"/>
              </w:rPr>
              <w:t xml:space="preserve">Hydrophobic nexus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5">
            <w:pPr>
              <w:spacing w:after="0" w:before="0" w:line="240" w:lineRule="auto"/>
              <w:rPr/>
            </w:pPr>
            <w:r w:rsidDel="00000000" w:rsidR="00000000" w:rsidRPr="00000000">
              <w:rPr>
                <w:rFonts w:ascii="Arial" w:cs="Arial" w:eastAsia="Arial" w:hAnsi="Arial"/>
                <w:b w:val="0"/>
                <w:bCs w:val="0"/>
                <w:sz w:val="13"/>
                <w:szCs w:val="13"/>
                <w:rtl w:val="0"/>
              </w:rPr>
              <w:t xml:space="preserve">Displayed 412-L329 and 412-L403; model 414-331 and 414-405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6">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7">
            <w:pPr>
              <w:spacing w:after="0" w:before="0" w:line="240" w:lineRule="auto"/>
              <w:rPr/>
            </w:pPr>
            <w:r w:rsidDel="00000000" w:rsidR="00000000" w:rsidRPr="00000000">
              <w:rPr>
                <w:rFonts w:ascii="Arial" w:cs="Arial" w:eastAsia="Arial" w:hAnsi="Arial"/>
                <w:b w:val="0"/>
                <w:bCs w:val="0"/>
                <w:sz w:val="13"/>
                <w:szCs w:val="13"/>
                <w:rtl w:val="0"/>
              </w:rPr>
              <w:t xml:space="preserve">Closest adjacent subunit defined from tetramer geometry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8">
            <w:pPr>
              <w:spacing w:after="0" w:before="0" w:line="240" w:lineRule="auto"/>
              <w:rPr/>
            </w:pPr>
            <w:r w:rsidDel="00000000" w:rsidR="00000000" w:rsidRPr="00000000">
              <w:rPr>
                <w:rFonts w:ascii="Arial" w:cs="Arial" w:eastAsia="Arial" w:hAnsi="Arial"/>
                <w:b w:val="0"/>
                <w:bCs w:val="0"/>
                <w:sz w:val="13"/>
                <w:szCs w:val="13"/>
                <w:rtl w:val="0"/>
              </w:rPr>
              <w:t xml:space="preserve">Chain-resolved adjacent-subunit proximity.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F9">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A">
            <w:pPr>
              <w:spacing w:after="0" w:before="0" w:line="240" w:lineRule="auto"/>
              <w:rPr/>
            </w:pPr>
            <w:r w:rsidDel="00000000" w:rsidR="00000000" w:rsidRPr="00000000">
              <w:rPr>
                <w:rFonts w:ascii="Arial" w:cs="Arial" w:eastAsia="Arial" w:hAnsi="Arial"/>
                <w:b w:val="0"/>
                <w:bCs w:val="0"/>
                <w:sz w:val="13"/>
                <w:szCs w:val="13"/>
                <w:rtl w:val="0"/>
              </w:rPr>
              <w:t xml:space="preserve">Intracellular-gate span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B">
            <w:pPr>
              <w:spacing w:after="0" w:before="0" w:line="240" w:lineRule="auto"/>
              <w:rPr/>
            </w:pPr>
            <w:r w:rsidDel="00000000" w:rsidR="00000000" w:rsidRPr="00000000">
              <w:rPr>
                <w:rFonts w:ascii="Arial" w:cs="Arial" w:eastAsia="Arial" w:hAnsi="Arial"/>
                <w:b w:val="0"/>
                <w:bCs w:val="0"/>
                <w:sz w:val="13"/>
                <w:szCs w:val="13"/>
                <w:rtl w:val="0"/>
              </w:rPr>
              <w:t xml:space="preserve">Model landmarks M415, A742, I1154, I1455; all six pairs: M415-A742, M415-I1154, M415-I1455, A742-I1154, A742-I1455, I1154-I1455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C">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D">
            <w:pPr>
              <w:spacing w:after="0" w:before="0" w:line="240" w:lineRule="auto"/>
              <w:rPr/>
            </w:pPr>
            <w:r w:rsidDel="00000000" w:rsidR="00000000" w:rsidRPr="00000000">
              <w:rPr>
                <w:rFonts w:ascii="Arial" w:cs="Arial" w:eastAsia="Arial" w:hAnsi="Arial"/>
                <w:b w:val="0"/>
                <w:bCs w:val="0"/>
                <w:sz w:val="13"/>
                <w:szCs w:val="13"/>
                <w:rtl w:val="0"/>
              </w:rPr>
              <w:t xml:space="preserve">DI-DIV S6 gate landmarks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1FE">
            <w:pPr>
              <w:spacing w:after="0" w:before="0" w:line="240" w:lineRule="auto"/>
              <w:rPr/>
            </w:pPr>
            <w:r w:rsidDel="00000000" w:rsidR="00000000" w:rsidRPr="00000000">
              <w:rPr>
                <w:rFonts w:ascii="Arial" w:cs="Arial" w:eastAsia="Arial" w:hAnsi="Arial"/>
                <w:b w:val="0"/>
                <w:bCs w:val="0"/>
                <w:sz w:val="13"/>
                <w:szCs w:val="13"/>
                <w:rtl w:val="0"/>
              </w:rPr>
              <w:t xml:space="preserve">Maximum of the six spans when a single gate-width coordinate is required. Rat-reference mapping: 415/939/1472/1773; human-reference mapping: 414/936/1470/1771.</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1FF">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0">
            <w:pPr>
              <w:spacing w:after="0" w:before="0" w:line="240" w:lineRule="auto"/>
              <w:rPr/>
            </w:pPr>
            <w:r w:rsidDel="00000000" w:rsidR="00000000" w:rsidRPr="00000000">
              <w:rPr>
                <w:rFonts w:ascii="Arial" w:cs="Arial" w:eastAsia="Arial" w:hAnsi="Arial"/>
                <w:b w:val="0"/>
                <w:bCs w:val="0"/>
                <w:sz w:val="13"/>
                <w:szCs w:val="13"/>
                <w:rtl w:val="0"/>
              </w:rPr>
              <w:t xml:space="preserve">Orthogonal gate dimensions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1">
            <w:pPr>
              <w:spacing w:after="0" w:before="0" w:line="240" w:lineRule="auto"/>
              <w:rPr/>
            </w:pPr>
            <w:r w:rsidDel="00000000" w:rsidR="00000000" w:rsidRPr="00000000">
              <w:rPr>
                <w:rFonts w:ascii="Arial" w:cs="Arial" w:eastAsia="Arial" w:hAnsi="Arial"/>
                <w:b w:val="0"/>
                <w:bCs w:val="0"/>
                <w:sz w:val="13"/>
                <w:szCs w:val="13"/>
                <w:rtl w:val="0"/>
              </w:rPr>
              <w:t xml:space="preserve">M415-I1154 (DI-DIII) and A742-I1455 (DII-DIV)</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3">
            <w:pPr>
              <w:spacing w:after="0" w:before="0" w:line="240" w:lineRule="auto"/>
              <w:rPr/>
            </w:pPr>
            <w:r w:rsidDel="00000000" w:rsidR="00000000" w:rsidRPr="00000000">
              <w:rPr>
                <w:rFonts w:ascii="Arial" w:cs="Arial" w:eastAsia="Arial" w:hAnsi="Arial"/>
                <w:b w:val="0"/>
                <w:bCs w:val="0"/>
                <w:sz w:val="13"/>
                <w:szCs w:val="13"/>
                <w:rtl w:val="0"/>
              </w:rPr>
              <w:t xml:space="preserve">Opposing S6 domains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4">
            <w:pPr>
              <w:spacing w:after="0" w:before="0" w:line="240" w:lineRule="auto"/>
              <w:rPr/>
            </w:pPr>
            <w:r w:rsidDel="00000000" w:rsidR="00000000" w:rsidRPr="00000000">
              <w:rPr>
                <w:rFonts w:ascii="Arial" w:cs="Arial" w:eastAsia="Arial" w:hAnsi="Arial"/>
                <w:b w:val="0"/>
                <w:bCs w:val="0"/>
                <w:sz w:val="13"/>
                <w:szCs w:val="13"/>
                <w:rtl w:val="0"/>
              </w:rPr>
              <w:t xml:space="preserve">Two spans analyzed separately for gate shape (Fig. 6F).</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05">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6">
            <w:pPr>
              <w:spacing w:after="0" w:before="0" w:line="240" w:lineRule="auto"/>
              <w:rPr/>
            </w:pPr>
            <w:r w:rsidDel="00000000" w:rsidR="00000000" w:rsidRPr="00000000">
              <w:rPr>
                <w:rFonts w:ascii="Arial" w:cs="Arial" w:eastAsia="Arial" w:hAnsi="Arial"/>
                <w:b w:val="0"/>
                <w:bCs w:val="0"/>
                <w:sz w:val="13"/>
                <w:szCs w:val="13"/>
                <w:rtl w:val="0"/>
              </w:rPr>
              <w:t xml:space="preserve">Selectivity-filter geometry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7">
            <w:pPr>
              <w:spacing w:after="0" w:before="0" w:line="240" w:lineRule="auto"/>
              <w:rPr/>
            </w:pPr>
            <w:r w:rsidDel="00000000" w:rsidR="00000000" w:rsidRPr="00000000">
              <w:rPr>
                <w:rFonts w:ascii="Arial" w:cs="Arial" w:eastAsia="Arial" w:hAnsi="Arial"/>
                <w:b w:val="0"/>
                <w:bCs w:val="0"/>
                <w:sz w:val="13"/>
                <w:szCs w:val="13"/>
                <w:rtl w:val="0"/>
              </w:rPr>
              <w:t xml:space="preserve">D373-E704; D373-K1103; D373-A1395; E704-K1103; E704-A1395; K1103-A1395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8">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9">
            <w:pPr>
              <w:spacing w:after="0" w:before="0" w:line="240" w:lineRule="auto"/>
              <w:rPr/>
            </w:pPr>
            <w:r w:rsidDel="00000000" w:rsidR="00000000" w:rsidRPr="00000000">
              <w:rPr>
                <w:rFonts w:ascii="Arial" w:cs="Arial" w:eastAsia="Arial" w:hAnsi="Arial"/>
                <w:b w:val="0"/>
                <w:bCs w:val="0"/>
                <w:sz w:val="13"/>
                <w:szCs w:val="13"/>
                <w:rtl w:val="0"/>
              </w:rPr>
              <w:t xml:space="preserve">Across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A">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0B">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C">
            <w:pPr>
              <w:spacing w:after="0" w:before="0" w:line="240" w:lineRule="auto"/>
              <w:rPr/>
            </w:pPr>
            <w:r w:rsidDel="00000000" w:rsidR="00000000" w:rsidRPr="00000000">
              <w:rPr>
                <w:rFonts w:ascii="Arial" w:cs="Arial" w:eastAsia="Arial" w:hAnsi="Arial"/>
                <w:b w:val="0"/>
                <w:bCs w:val="0"/>
                <w:sz w:val="13"/>
                <w:szCs w:val="13"/>
                <w:rtl w:val="0"/>
              </w:rPr>
              <w:t xml:space="preserve">VSD coordinates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D">
            <w:pPr>
              <w:spacing w:after="0" w:before="0" w:line="240" w:lineRule="auto"/>
              <w:rPr/>
            </w:pPr>
            <w:r w:rsidDel="00000000" w:rsidR="00000000" w:rsidRPr="00000000">
              <w:rPr>
                <w:rFonts w:ascii="Arial" w:cs="Arial" w:eastAsia="Arial" w:hAnsi="Arial"/>
                <w:b w:val="0"/>
                <w:bCs w:val="0"/>
                <w:sz w:val="13"/>
                <w:szCs w:val="13"/>
                <w:rtl w:val="0"/>
              </w:rPr>
              <w:t xml:space="preserve">F165-R220; F165-R229; F560-R612; F560-R624; F934-K984; F934-R1000; F1251-R1307</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E">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0F">
            <w:pPr>
              <w:spacing w:after="0" w:before="0" w:line="240" w:lineRule="auto"/>
              <w:rPr/>
            </w:pPr>
            <w:r w:rsidDel="00000000" w:rsidR="00000000" w:rsidRPr="00000000">
              <w:rPr>
                <w:rFonts w:ascii="Arial" w:cs="Arial" w:eastAsia="Arial" w:hAnsi="Arial"/>
                <w:b w:val="0"/>
                <w:bCs w:val="0"/>
                <w:sz w:val="13"/>
                <w:szCs w:val="13"/>
                <w:rtl w:val="0"/>
              </w:rPr>
              <w:t xml:space="preserve">Within the corresponding VSD/domain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0">
            <w:pPr>
              <w:spacing w:after="0" w:before="0" w:line="240" w:lineRule="auto"/>
              <w:rPr/>
            </w:pPr>
            <w:r w:rsidDel="00000000" w:rsidR="00000000" w:rsidRPr="00000000">
              <w:rPr>
                <w:rFonts w:ascii="Arial" w:cs="Arial" w:eastAsia="Arial" w:hAnsi="Arial"/>
                <w:b w:val="0"/>
                <w:bCs w:val="0"/>
                <w:sz w:val="13"/>
                <w:szCs w:val="13"/>
                <w:rtl w:val="0"/>
              </w:rPr>
              <w:t xml:space="preserve">Individual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11">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2">
            <w:pPr>
              <w:spacing w:after="0" w:before="0" w:line="240" w:lineRule="auto"/>
              <w:rPr/>
            </w:pPr>
            <w:r w:rsidDel="00000000" w:rsidR="00000000" w:rsidRPr="00000000">
              <w:rPr>
                <w:rFonts w:ascii="Arial" w:cs="Arial" w:eastAsia="Arial" w:hAnsi="Arial"/>
                <w:b w:val="0"/>
                <w:bCs w:val="0"/>
                <w:sz w:val="13"/>
                <w:szCs w:val="13"/>
                <w:rtl w:val="0"/>
              </w:rPr>
              <w:t xml:space="preserve">IFM/QQQ-receptor proximity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3">
            <w:pPr>
              <w:spacing w:after="0" w:before="0" w:line="240" w:lineRule="auto"/>
              <w:rPr/>
            </w:pPr>
            <w:r w:rsidDel="00000000" w:rsidR="00000000" w:rsidRPr="00000000">
              <w:rPr>
                <w:rFonts w:ascii="Arial" w:cs="Arial" w:eastAsia="Arial" w:hAnsi="Arial"/>
                <w:b w:val="0"/>
                <w:bCs w:val="0"/>
                <w:sz w:val="13"/>
                <w:szCs w:val="13"/>
                <w:rtl w:val="0"/>
              </w:rPr>
              <w:t xml:space="preserve">F1486/Q1486 (model 1170) to N1659 (1343) and N1765 (1449)</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4">
            <w:pPr>
              <w:spacing w:after="0" w:before="0" w:line="240" w:lineRule="auto"/>
              <w:rPr/>
            </w:pPr>
            <w:r w:rsidDel="00000000" w:rsidR="00000000" w:rsidRPr="00000000">
              <w:rPr>
                <w:rFonts w:ascii="Arial" w:cs="Arial" w:eastAsia="Arial" w:hAnsi="Arial"/>
                <w:b w:val="0"/>
                <w:bCs w:val="0"/>
                <w:sz w:val="13"/>
                <w:szCs w:val="13"/>
                <w:rtl w:val="0"/>
              </w:rPr>
              <w:t xml:space="preserve">F CZ / Q NE2 to N ND2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5">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6">
            <w:pPr>
              <w:spacing w:after="0" w:before="0" w:line="240" w:lineRule="auto"/>
              <w:rPr/>
            </w:pPr>
            <w:r w:rsidDel="00000000" w:rsidR="00000000" w:rsidRPr="00000000">
              <w:rPr>
                <w:rFonts w:ascii="Arial" w:cs="Arial" w:eastAsia="Arial" w:hAnsi="Arial"/>
                <w:b w:val="0"/>
                <w:bCs w:val="0"/>
                <w:sz w:val="13"/>
                <w:szCs w:val="13"/>
                <w:rtl w:val="0"/>
              </w:rPr>
              <w:t xml:space="preserve">Two terminal-atom distances analyzed separately.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17">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8">
            <w:pPr>
              <w:spacing w:after="0" w:before="0" w:line="240" w:lineRule="auto"/>
              <w:rPr/>
            </w:pPr>
            <w:r w:rsidDel="00000000" w:rsidR="00000000" w:rsidRPr="00000000">
              <w:rPr>
                <w:rFonts w:ascii="Arial" w:cs="Arial" w:eastAsia="Arial" w:hAnsi="Arial"/>
                <w:b w:val="0"/>
                <w:bCs w:val="0"/>
                <w:sz w:val="13"/>
                <w:szCs w:val="13"/>
                <w:rtl w:val="0"/>
              </w:rPr>
              <w:t xml:space="preserve">Whole-motif-receptor proximity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9">
            <w:pPr>
              <w:spacing w:after="0" w:before="0" w:line="240" w:lineRule="auto"/>
              <w:rPr/>
            </w:pPr>
            <w:r w:rsidDel="00000000" w:rsidR="00000000" w:rsidRPr="00000000">
              <w:rPr>
                <w:rFonts w:ascii="Arial" w:cs="Arial" w:eastAsia="Arial" w:hAnsi="Arial"/>
                <w:b w:val="0"/>
                <w:bCs w:val="0"/>
                <w:sz w:val="13"/>
                <w:szCs w:val="13"/>
                <w:rtl w:val="0"/>
              </w:rPr>
              <w:t xml:space="preserve">IFM 1485-1487 / QQQ (model 1169-1171) to N1659 (1343)</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A">
            <w:pPr>
              <w:spacing w:after="0" w:before="0" w:line="240" w:lineRule="auto"/>
              <w:rPr/>
            </w:pPr>
            <w:r w:rsidDel="00000000" w:rsidR="00000000" w:rsidRPr="00000000">
              <w:rPr>
                <w:rFonts w:ascii="Arial" w:cs="Arial" w:eastAsia="Arial" w:hAnsi="Arial"/>
                <w:b w:val="0"/>
                <w:bCs w:val="0"/>
                <w:sz w:val="13"/>
                <w:szCs w:val="13"/>
                <w:rtl w:val="0"/>
              </w:rPr>
              <w:t xml:space="preserve">Predefined residue-specific terminal side-chain tip atoms to N ND2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B">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C">
            <w:pPr>
              <w:spacing w:after="0" w:before="0" w:line="240" w:lineRule="auto"/>
              <w:rPr/>
            </w:pPr>
            <w:r w:rsidDel="00000000" w:rsidR="00000000" w:rsidRPr="00000000">
              <w:rPr>
                <w:rFonts w:ascii="Arial" w:cs="Arial" w:eastAsia="Arial" w:hAnsi="Arial"/>
                <w:b w:val="0"/>
                <w:bCs w:val="0"/>
                <w:sz w:val="13"/>
                <w:szCs w:val="13"/>
                <w:rtl w:val="0"/>
              </w:rPr>
              <w:t xml:space="preserve">Minimum across the three motif residues.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1D">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E">
            <w:pPr>
              <w:spacing w:after="0" w:before="0" w:line="240" w:lineRule="auto"/>
              <w:rPr/>
            </w:pPr>
            <w:r w:rsidDel="00000000" w:rsidR="00000000" w:rsidRPr="00000000">
              <w:rPr>
                <w:rFonts w:ascii="Arial" w:cs="Arial" w:eastAsia="Arial" w:hAnsi="Arial"/>
                <w:b w:val="0"/>
                <w:bCs w:val="0"/>
                <w:sz w:val="13"/>
                <w:szCs w:val="13"/>
                <w:rtl w:val="0"/>
              </w:rPr>
              <w:t xml:space="preserve">Motif separation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1F">
            <w:pPr>
              <w:spacing w:after="0" w:before="0" w:line="240" w:lineRule="auto"/>
              <w:rPr/>
            </w:pPr>
            <w:r w:rsidDel="00000000" w:rsidR="00000000" w:rsidRPr="00000000">
              <w:rPr>
                <w:rFonts w:ascii="Arial" w:cs="Arial" w:eastAsia="Arial" w:hAnsi="Arial"/>
                <w:b w:val="0"/>
                <w:bCs w:val="0"/>
                <w:sz w:val="13"/>
                <w:szCs w:val="13"/>
                <w:rtl w:val="0"/>
              </w:rPr>
              <w:t xml:space="preserve">F1486/Q1486 (model 1170) to N1659 (1343) and N1765 (1449)</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0">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1">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2">
            <w:pPr>
              <w:spacing w:after="0" w:before="0" w:line="240" w:lineRule="auto"/>
              <w:rPr/>
            </w:pPr>
            <w:r w:rsidDel="00000000" w:rsidR="00000000" w:rsidRPr="00000000">
              <w:rPr>
                <w:rFonts w:ascii="Arial" w:cs="Arial" w:eastAsia="Arial" w:hAnsi="Arial"/>
                <w:b w:val="0"/>
                <w:bCs w:val="0"/>
                <w:sz w:val="13"/>
                <w:szCs w:val="13"/>
                <w:rtl w:val="0"/>
              </w:rPr>
              <w:t xml:space="preserve">Mean of the two Cα distances.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23">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4">
            <w:pPr>
              <w:spacing w:after="0" w:before="0" w:line="240" w:lineRule="auto"/>
              <w:rPr/>
            </w:pPr>
            <w:r w:rsidDel="00000000" w:rsidR="00000000" w:rsidRPr="00000000">
              <w:rPr>
                <w:rFonts w:ascii="Arial" w:cs="Arial" w:eastAsia="Arial" w:hAnsi="Arial"/>
                <w:b w:val="0"/>
                <w:bCs w:val="0"/>
                <w:sz w:val="13"/>
                <w:szCs w:val="13"/>
                <w:rtl w:val="0"/>
              </w:rPr>
              <w:t xml:space="preserve">Intracellular-gate geometry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5">
            <w:pPr>
              <w:spacing w:after="0" w:before="0" w:line="240" w:lineRule="auto"/>
              <w:rPr/>
            </w:pPr>
            <w:r w:rsidDel="00000000" w:rsidR="00000000" w:rsidRPr="00000000">
              <w:rPr>
                <w:rFonts w:ascii="Arial" w:cs="Arial" w:eastAsia="Arial" w:hAnsi="Arial"/>
                <w:b w:val="0"/>
                <w:bCs w:val="0"/>
                <w:sz w:val="13"/>
                <w:szCs w:val="13"/>
                <w:rtl w:val="0"/>
              </w:rPr>
              <w:t xml:space="preserve">L401-L749; L401-V1182; L401-I1516; L749-V1182; L749-I1516; V1182-I1516</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6">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7">
            <w:pPr>
              <w:spacing w:after="0" w:before="0" w:line="240" w:lineRule="auto"/>
              <w:rPr/>
            </w:pPr>
            <w:r w:rsidDel="00000000" w:rsidR="00000000" w:rsidRPr="00000000">
              <w:rPr>
                <w:rFonts w:ascii="Arial" w:cs="Arial" w:eastAsia="Arial" w:hAnsi="Arial"/>
                <w:b w:val="0"/>
                <w:bCs w:val="0"/>
                <w:sz w:val="13"/>
                <w:szCs w:val="13"/>
                <w:rtl w:val="0"/>
              </w:rPr>
              <w:t xml:space="preserve">Across the four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8">
            <w:pPr>
              <w:spacing w:after="0" w:before="0" w:line="240" w:lineRule="auto"/>
              <w:rPr/>
            </w:pPr>
            <w:r w:rsidDel="00000000" w:rsidR="00000000" w:rsidRPr="00000000">
              <w:rPr>
                <w:rFonts w:ascii="Arial" w:cs="Arial" w:eastAsia="Arial" w:hAnsi="Arial"/>
                <w:b w:val="0"/>
                <w:bCs w:val="0"/>
                <w:sz w:val="13"/>
                <w:szCs w:val="13"/>
                <w:rtl w:val="0"/>
              </w:rPr>
              <w:t xml:space="preserve">Six pairwise gate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29">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A">
            <w:pPr>
              <w:spacing w:after="0" w:before="0" w:line="240" w:lineRule="auto"/>
              <w:rPr/>
            </w:pPr>
            <w:r w:rsidDel="00000000" w:rsidR="00000000" w:rsidRPr="00000000">
              <w:rPr>
                <w:rFonts w:ascii="Arial" w:cs="Arial" w:eastAsia="Arial" w:hAnsi="Arial"/>
                <w:b w:val="0"/>
                <w:bCs w:val="0"/>
                <w:sz w:val="13"/>
                <w:szCs w:val="13"/>
                <w:rtl w:val="0"/>
              </w:rPr>
              <w:t xml:space="preserve">Selectivity-filter geometry</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B">
            <w:pPr>
              <w:spacing w:after="0" w:before="0" w:line="240" w:lineRule="auto"/>
              <w:rPr/>
            </w:pPr>
            <w:r w:rsidDel="00000000" w:rsidR="00000000" w:rsidRPr="00000000">
              <w:rPr>
                <w:rFonts w:ascii="Arial" w:cs="Arial" w:eastAsia="Arial" w:hAnsi="Arial"/>
                <w:b w:val="0"/>
                <w:bCs w:val="0"/>
                <w:sz w:val="13"/>
                <w:szCs w:val="13"/>
                <w:rtl w:val="0"/>
              </w:rPr>
              <w:t xml:space="preserve">E363-E706; E363-E1135; E363-E1464; E706-E1135; E706-E1464; E1135-E1464</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C">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D">
            <w:pPr>
              <w:spacing w:after="0" w:before="0" w:line="240" w:lineRule="auto"/>
              <w:rPr/>
            </w:pPr>
            <w:r w:rsidDel="00000000" w:rsidR="00000000" w:rsidRPr="00000000">
              <w:rPr>
                <w:rFonts w:ascii="Arial" w:cs="Arial" w:eastAsia="Arial" w:hAnsi="Arial"/>
                <w:b w:val="0"/>
                <w:bCs w:val="0"/>
                <w:sz w:val="13"/>
                <w:szCs w:val="13"/>
                <w:rtl w:val="0"/>
              </w:rPr>
              <w:t xml:space="preserve">Across the four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2E">
            <w:pPr>
              <w:spacing w:after="0" w:before="0" w:line="240" w:lineRule="auto"/>
              <w:rPr/>
            </w:pPr>
            <w:r w:rsidDel="00000000" w:rsidR="00000000" w:rsidRPr="00000000">
              <w:rPr>
                <w:rFonts w:ascii="Arial" w:cs="Arial" w:eastAsia="Arial" w:hAnsi="Arial"/>
                <w:b w:val="0"/>
                <w:bCs w:val="0"/>
                <w:sz w:val="13"/>
                <w:szCs w:val="13"/>
                <w:rtl w:val="0"/>
              </w:rPr>
              <w:t xml:space="preserve">Six pairwise filter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2F">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0">
            <w:pPr>
              <w:spacing w:after="0" w:before="0" w:line="240" w:lineRule="auto"/>
              <w:rPr/>
            </w:pPr>
            <w:r w:rsidDel="00000000" w:rsidR="00000000" w:rsidRPr="00000000">
              <w:rPr>
                <w:rFonts w:ascii="Arial" w:cs="Arial" w:eastAsia="Arial" w:hAnsi="Arial"/>
                <w:b w:val="0"/>
                <w:bCs w:val="0"/>
                <w:sz w:val="13"/>
                <w:szCs w:val="13"/>
                <w:rtl w:val="0"/>
              </w:rPr>
              <w:t xml:space="preserve">VSD coordinates</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1">
            <w:pPr>
              <w:spacing w:after="0" w:before="0" w:line="240" w:lineRule="auto"/>
              <w:rPr/>
            </w:pPr>
            <w:r w:rsidDel="00000000" w:rsidR="00000000" w:rsidRPr="00000000">
              <w:rPr>
                <w:rFonts w:ascii="Arial" w:cs="Arial" w:eastAsia="Arial" w:hAnsi="Arial"/>
                <w:b w:val="0"/>
                <w:bCs w:val="0"/>
                <w:sz w:val="13"/>
                <w:szCs w:val="13"/>
                <w:rtl w:val="0"/>
              </w:rPr>
              <w:t xml:space="preserve">F170-R237; F170-R246; F567-R620; F567-K629; F940-K1015; F940-R1031; F1278-R1377; F1278-K1386</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3">
            <w:pPr>
              <w:spacing w:after="0" w:before="0" w:line="240" w:lineRule="auto"/>
              <w:rPr/>
            </w:pPr>
            <w:r w:rsidDel="00000000" w:rsidR="00000000" w:rsidRPr="00000000">
              <w:rPr>
                <w:rFonts w:ascii="Arial" w:cs="Arial" w:eastAsia="Arial" w:hAnsi="Arial"/>
                <w:b w:val="0"/>
                <w:bCs w:val="0"/>
                <w:sz w:val="13"/>
                <w:szCs w:val="13"/>
                <w:rtl w:val="0"/>
              </w:rPr>
              <w:t xml:space="preserve">Within the corresponding VSD/domain</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4">
            <w:pPr>
              <w:spacing w:after="0" w:before="0" w:line="240" w:lineRule="auto"/>
              <w:rPr/>
            </w:pPr>
            <w:r w:rsidDel="00000000" w:rsidR="00000000" w:rsidRPr="00000000">
              <w:rPr>
                <w:rFonts w:ascii="Arial" w:cs="Arial" w:eastAsia="Arial" w:hAnsi="Arial"/>
                <w:b w:val="0"/>
                <w:bCs w:val="0"/>
                <w:sz w:val="13"/>
                <w:szCs w:val="13"/>
                <w:rtl w:val="0"/>
              </w:rPr>
              <w:t xml:space="preserve">Individual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35">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6">
            <w:pPr>
              <w:spacing w:after="0" w:before="0" w:line="240" w:lineRule="auto"/>
              <w:rPr/>
            </w:pPr>
            <w:r w:rsidDel="00000000" w:rsidR="00000000" w:rsidRPr="00000000">
              <w:rPr>
                <w:rFonts w:ascii="Arial" w:cs="Arial" w:eastAsia="Arial" w:hAnsi="Arial"/>
                <w:b w:val="0"/>
                <w:bCs w:val="0"/>
                <w:sz w:val="13"/>
                <w:szCs w:val="13"/>
                <w:rtl w:val="0"/>
              </w:rPr>
              <w:t xml:space="preserve">G402S-centered packing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7">
            <w:pPr>
              <w:spacing w:after="0" w:before="0" w:line="240" w:lineRule="auto"/>
              <w:rPr/>
            </w:pPr>
            <w:r w:rsidDel="00000000" w:rsidR="00000000" w:rsidRPr="00000000">
              <w:rPr>
                <w:rFonts w:ascii="Arial" w:cs="Arial" w:eastAsia="Arial" w:hAnsi="Arial"/>
                <w:b w:val="0"/>
                <w:bCs w:val="0"/>
                <w:sz w:val="13"/>
                <w:szCs w:val="13"/>
                <w:rtl w:val="0"/>
              </w:rPr>
              <w:t xml:space="preserve">S402-I1523 and S402-M1524; WT comparison uses G402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8">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9">
            <w:pPr>
              <w:spacing w:after="0" w:before="0" w:line="240" w:lineRule="auto"/>
              <w:rPr/>
            </w:pPr>
            <w:r w:rsidDel="00000000" w:rsidR="00000000" w:rsidRPr="00000000">
              <w:rPr>
                <w:rFonts w:ascii="Arial" w:cs="Arial" w:eastAsia="Arial" w:hAnsi="Arial"/>
                <w:b w:val="0"/>
                <w:bCs w:val="0"/>
                <w:sz w:val="13"/>
                <w:szCs w:val="13"/>
                <w:rtl w:val="0"/>
              </w:rPr>
              <w:t xml:space="preserve">DI-S6 to DIV-S6</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A">
            <w:pPr>
              <w:spacing w:after="0" w:before="0" w:line="240" w:lineRule="auto"/>
              <w:rPr/>
            </w:pPr>
            <w:r w:rsidDel="00000000" w:rsidR="00000000" w:rsidRPr="00000000">
              <w:rPr>
                <w:rFonts w:ascii="Arial" w:cs="Arial" w:eastAsia="Arial" w:hAnsi="Arial"/>
                <w:b w:val="0"/>
                <w:bCs w:val="0"/>
                <w:sz w:val="13"/>
                <w:szCs w:val="13"/>
                <w:rtl w:val="0"/>
              </w:rPr>
              <w:t xml:space="preserve">Individual residue-pair proximities.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ns1:paraId="0000023B">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C">
            <w:pPr>
              <w:spacing w:after="0" w:before="0" w:line="240" w:lineRule="auto"/>
              <w:rPr/>
            </w:pPr>
            <w:r w:rsidDel="00000000" w:rsidR="00000000" w:rsidRPr="00000000">
              <w:rPr>
                <w:rFonts w:ascii="Arial" w:cs="Arial" w:eastAsia="Arial" w:hAnsi="Arial"/>
                <w:b w:val="0"/>
                <w:bCs w:val="0"/>
                <w:sz w:val="13"/>
                <w:szCs w:val="13"/>
                <w:rtl w:val="0"/>
              </w:rPr>
              <w:t xml:space="preserve">G406R-centered packing</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D">
            <w:pPr>
              <w:spacing w:after="0" w:before="0" w:line="240" w:lineRule="auto"/>
              <w:rPr/>
            </w:pPr>
            <w:r w:rsidDel="00000000" w:rsidR="00000000" w:rsidRPr="00000000">
              <w:rPr>
                <w:rFonts w:ascii="Arial" w:cs="Arial" w:eastAsia="Arial" w:hAnsi="Arial"/>
                <w:b w:val="0"/>
                <w:bCs w:val="0"/>
                <w:sz w:val="13"/>
                <w:szCs w:val="13"/>
                <w:rtl w:val="0"/>
              </w:rPr>
              <w:t xml:space="preserve">R406-T1531; R406-D1528; R406-D1533</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E">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3F">
            <w:pPr>
              <w:spacing w:after="0" w:before="0" w:line="240" w:lineRule="auto"/>
              <w:rPr/>
            </w:pPr>
            <w:r w:rsidDel="00000000" w:rsidR="00000000" w:rsidRPr="00000000">
              <w:rPr>
                <w:rFonts w:ascii="Arial" w:cs="Arial" w:eastAsia="Arial" w:hAnsi="Arial"/>
                <w:b w:val="0"/>
                <w:bCs w:val="0"/>
                <w:sz w:val="13"/>
                <w:szCs w:val="13"/>
                <w:rtl w:val="0"/>
              </w:rPr>
              <w:t xml:space="preserve">DI-S6 to DIV-S6</w:t>
            </w:r>
            <w:r w:rsidDel="00000000" w:rsidR="00000000" w:rsidRPr="00000000">
              <w:rPr>
                <w:rtl w:val="0"/>
              </w:rPr>
            </w:r>
          </w:p>
        </w:tc>
        <w:tc>
          <w:tcPr>
            <w:tcMar>
              <w:top w:w="45.0" w:type="dxa"/>
              <w:bottom w:w="45.0" w:type="dxa"/>
            </w:tcMar>
            <w:vAlign w:val="top"/>
          </w:tcPr>
          <w:p w:rsidR="00000000" w:rsidDel="00000000" w:rsidP="00000000" w:rsidRDefault="00000000" w:rsidRPr="00000000" ns1:paraId="00000240">
            <w:pPr>
              <w:spacing w:after="0" w:before="0" w:line="240" w:lineRule="auto"/>
              <w:rPr/>
            </w:pPr>
            <w:r w:rsidDel="00000000" w:rsidR="00000000" w:rsidRPr="00000000">
              <w:rPr>
                <w:rFonts w:ascii="Arial" w:cs="Arial" w:eastAsia="Arial" w:hAnsi="Arial"/>
                <w:b w:val="0"/>
                <w:bCs w:val="0"/>
                <w:sz w:val="13"/>
                <w:szCs w:val="13"/>
                <w:rtl w:val="0"/>
              </w:rPr>
              <w:t xml:space="preserve">Individual residue-pair proximities; any R406-centered distance &lt;2 Å marks the severe-overlap subset for local-overlap-filtered interpretation.</w:t>
            </w:r>
            <w:r w:rsidDel="00000000" w:rsidR="00000000" w:rsidRPr="00000000">
              <w:rPr>
                <w:rtl w:val="0"/>
              </w:rPr>
            </w:r>
          </w:p>
        </w:tc>
      </w:tr>
    </w:tbl>
    <w:p w:rsidR="00000000" w:rsidDel="00000000" w:rsidP="00000000" w:rsidRDefault="00000000" w:rsidRPr="00000000" ns1:paraId="00000241">
      <w:pPr>
        <w:keepNext w:val="0"/>
        <w:pageBreakBefore w:val="0"/>
        <w:rPr>
          <w:sz w:val="20"/>
          <w:szCs w:val="20"/>
        </w:rPr>
      </w:pPr>
      <w:r w:rsidDel="00000000" w:rsidR="00000000" w:rsidRPr="00000000">
        <w:rPr>
          <w:rtl w:val="0"/>
        </w:rPr>
      </w:r>
    </w:p>
    <w:p w:rsidR="00000000" w:rsidDel="00000000" w:rsidP="00000000" w:rsidRDefault="00000000" w:rsidRPr="00000000" ns1:paraId="00000242">
      <w:pPr>
        <w:spacing w:after="0" w:before="40" w:line="240" w:lineRule="auto"/>
        <w:rPr>
          <w:rFonts w:ascii="Arial" w:cs="Arial" w:eastAsia="Arial" w:hAnsi="Arial"/>
          <w:sz w:val="13"/>
          <w:szCs w:val="13"/>
        </w:rPr>
      </w:pPr>
      <w:r w:rsidDel="00000000" w:rsidR="00000000" w:rsidRPr="00000000">
        <w:rPr>
          <w:rFonts w:ascii="Arial" w:cs="Arial" w:eastAsia="Arial" w:hAnsi="Arial"/>
          <w:sz w:val="13"/>
          <w:szCs w:val="13"/>
          <w:rtl w:val="0"/>
        </w:rPr>
        <w:t xml:space="preserve">Notes: Labels use displayed biological numbering unless a model/construct alias is shown. Cα distances are Euclidean Cα-Cα distances; shortest non-H distances are the minimum between non-hydrogen side-chain atoms; tip distances use the specified terminal atoms. The 4 Å line is a descriptive proximity guide, &lt;2 Å denotes severe atomic overlap where specified, and 27 Å is the Kv2.1 structural-QC cutoff. Principal measurements used unrelaxed AlphaFold2 models.</w:t>
      </w:r>
    </w:p>
    <w:p w:rsidR="00000000" w:rsidDel="00000000" w:rsidP="00000000" w:rsidRDefault="00000000" w:rsidRPr="00000000" ns1:paraId="00000243">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S5. Cohort flow and analysis-specific retention.</w:t>
      </w:r>
      <w:r w:rsidDel="00000000" w:rsidR="00000000" w:rsidRPr="00000000">
        <w:rPr>
          <w:rtl w:val="0"/>
        </w:rPr>
      </w:r>
    </w:p>
    <w:p w:rsidR="00000000" w:rsidDel="00000000" w:rsidP="00000000" w:rsidRDefault="00000000" w:rsidRPr="00000000" ns1:paraId="00000244">
      <w:pPr>
        <w:spacing w:after="0" w:before="40" w:line="240" w:lineRule="auto"/>
        <w:rPr>
          <w:rFonts w:ascii="Arial" w:cs="Arial" w:eastAsia="Arial" w:hAnsi="Arial"/>
          <w:sz w:val="13"/>
          <w:szCs w:val="13"/>
        </w:rPr>
      </w:pPr>
      <w:r w:rsidDel="00000000" w:rsidR="00000000" w:rsidRPr="00000000">
        <w:rPr>
          <w:rFonts w:ascii="Arial" w:cs="Arial" w:eastAsia="Arial" w:hAnsi="Arial"/>
          <w:i w:val="1"/>
          <w:iCs w:val="1"/>
          <w:sz w:val="13"/>
          <w:szCs w:val="13"/>
          <w:rtl w:val="0"/>
        </w:rPr>
        <w:t xml:space="preserve">Supplementary Table S5 reports the complete cohort flow generated from the authoritative paired-seed registry. Mapping, convergence, structural, interface, and analysis-specific stages are shown separately; values are nominal model-seed trajectories except retained snapshots.</w:t>
      </w:r>
      <w:r w:rsidDel="00000000" w:rsidR="00000000" w:rsidRPr="00000000">
        <w:rPr>
          <w:rtl w:val="0"/>
        </w:rPr>
      </w:r>
    </w:p>
    <w:tbl>
      <w:tblPr>
        <w:tblStyle w:val="TableGrid"/>
      </w:tblPr>
      <w:tr>
        <w:tc>
          <w:tcPr>
            <w:tcW w:w="0" w:type="auto"/>
          </w:tcPr>
          <w:p>
            <w:r>
              <w:rPr>
                <w:sz w:val="11"/>
                <w:b/>
              </w:rPr>
              <w:t>Condition</w:t>
            </w:r>
          </w:p>
        </w:tc>
        <w:tc>
          <w:tcPr>
            <w:tcW w:w="0" w:type="auto"/>
          </w:tcPr>
          <w:p>
            <w:r>
              <w:rPr>
                <w:sz w:val="11"/>
                <w:b/>
              </w:rPr>
              <w:t>Seeds</w:t>
            </w:r>
          </w:p>
        </w:tc>
        <w:tc>
          <w:tcPr>
            <w:tcW w:w="0" w:type="auto"/>
          </w:tcPr>
          <w:p>
            <w:r>
              <w:rPr>
                <w:sz w:val="11"/>
                <w:b/>
              </w:rPr>
              <w:t>Nominal traj.</w:t>
            </w:r>
          </w:p>
        </w:tc>
        <w:tc>
          <w:tcPr>
            <w:tcW w:w="0" w:type="auto"/>
          </w:tcPr>
          <w:p>
            <w:r>
              <w:rPr>
                <w:sz w:val="11"/>
                <w:b/>
              </w:rPr>
              <w:t>Mapping</w:t>
            </w:r>
          </w:p>
        </w:tc>
        <w:tc>
          <w:tcPr>
            <w:tcW w:w="0" w:type="auto"/>
          </w:tcPr>
          <w:p>
            <w:r>
              <w:rPr>
                <w:sz w:val="11"/>
                <w:b/>
              </w:rPr>
              <w:t>Converged</w:t>
            </w:r>
          </w:p>
        </w:tc>
        <w:tc>
          <w:tcPr>
            <w:tcW w:w="0" w:type="auto"/>
          </w:tcPr>
          <w:p>
            <w:r>
              <w:rPr>
                <w:sz w:val="11"/>
                <w:b/>
              </w:rPr>
              <w:t>Final QC</w:t>
            </w:r>
          </w:p>
        </w:tc>
        <w:tc>
          <w:tcPr>
            <w:tcW w:w="0" w:type="auto"/>
          </w:tcPr>
          <w:p>
            <w:r>
              <w:rPr>
                <w:sz w:val="11"/>
                <w:b/>
              </w:rPr>
              <w:t>Interface QC</w:t>
            </w:r>
          </w:p>
        </w:tc>
        <w:tc>
          <w:tcPr>
            <w:tcW w:w="0" w:type="auto"/>
          </w:tcPr>
          <w:p>
            <w:r>
              <w:rPr>
                <w:sz w:val="11"/>
                <w:b/>
              </w:rPr>
              <w:t>Analysis final</w:t>
            </w:r>
          </w:p>
        </w:tc>
        <w:tc>
          <w:tcPr>
            <w:tcW w:w="0" w:type="auto"/>
          </w:tcPr>
          <w:p>
            <w:r>
              <w:rPr>
                <w:sz w:val="11"/>
                <w:b/>
              </w:rPr>
              <w:t>Snapshots</w:t>
            </w:r>
          </w:p>
        </w:tc>
        <w:tc>
          <w:tcPr>
            <w:tcW w:w="0" w:type="auto"/>
          </w:tcPr>
          <w:p>
            <w:r>
              <w:rPr>
                <w:sz w:val="11"/>
                <w:b/>
              </w:rPr>
              <w:t>Main exclusion</w:t>
            </w:r>
          </w:p>
        </w:tc>
      </w:tr>
      <w:tr>
        <w:tc>
          <w:tcPr>
            <w:tcW w:w="0" w:type="auto"/>
          </w:tcPr>
          <w:p>
            <w:r>
              <w:rPr>
                <w:sz w:val="11"/>
              </w:rPr>
              <w:t>cav12 G402S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4995</w:t>
            </w:r>
          </w:p>
        </w:tc>
        <w:tc>
          <w:tcPr>
            <w:tcW w:w="0" w:type="auto"/>
          </w:tcPr>
          <w:p>
            <w:r>
              <w:rPr>
                <w:sz w:val="11"/>
              </w:rPr>
              <w:t>structural QC</w:t>
            </w:r>
          </w:p>
        </w:tc>
      </w:tr>
      <w:tr>
        <w:tc>
          <w:tcPr>
            <w:tcW w:w="0" w:type="auto"/>
          </w:tcPr>
          <w:p>
            <w:r>
              <w:rPr>
                <w:sz w:val="11"/>
              </w:rPr>
              <w:t>cav12 G402S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cav12 G406R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4997</w:t>
            </w:r>
          </w:p>
        </w:tc>
        <w:tc>
          <w:tcPr>
            <w:tcW w:w="0" w:type="auto"/>
          </w:tcPr>
          <w:p>
            <w:r>
              <w:rPr>
                <w:sz w:val="11"/>
              </w:rPr>
              <w:t>structural QC</w:t>
            </w:r>
          </w:p>
        </w:tc>
      </w:tr>
      <w:tr>
        <w:tc>
          <w:tcPr>
            <w:tcW w:w="0" w:type="auto"/>
          </w:tcPr>
          <w:p>
            <w:r>
              <w:rPr>
                <w:sz w:val="11"/>
              </w:rPr>
              <w:t>cav12 G406R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cav12 G490R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0</w:t>
            </w:r>
          </w:p>
        </w:tc>
        <w:tc>
          <w:tcPr>
            <w:tcW w:w="0" w:type="auto"/>
          </w:tcPr>
          <w:p>
            <w:r>
              <w:rPr>
                <w:sz w:val="11"/>
              </w:rPr>
              <w:t>0</w:t>
            </w:r>
          </w:p>
        </w:tc>
        <w:tc>
          <w:tcPr>
            <w:tcW w:w="0" w:type="auto"/>
          </w:tcPr>
          <w:p>
            <w:r>
              <w:rPr>
                <w:sz w:val="11"/>
              </w:rPr>
              <w:t>0</w:t>
            </w:r>
          </w:p>
        </w:tc>
        <w:tc>
          <w:tcPr>
            <w:tcW w:w="0" w:type="auto"/>
          </w:tcPr>
          <w:p>
            <w:r>
              <w:rPr>
                <w:sz w:val="11"/>
              </w:rPr>
              <w:t>analysis-specific exclusion</w:t>
            </w:r>
          </w:p>
        </w:tc>
      </w:tr>
      <w:tr>
        <w:tc>
          <w:tcPr>
            <w:tcW w:w="0" w:type="auto"/>
          </w:tcPr>
          <w:p>
            <w:r>
              <w:rPr>
                <w:sz w:val="11"/>
              </w:rPr>
              <w:t>cav12 G490R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0</w:t>
            </w:r>
          </w:p>
        </w:tc>
        <w:tc>
          <w:tcPr>
            <w:tcW w:w="0" w:type="auto"/>
          </w:tcPr>
          <w:p>
            <w:r>
              <w:rPr>
                <w:sz w:val="11"/>
              </w:rPr>
              <w:t>0</w:t>
            </w:r>
          </w:p>
        </w:tc>
        <w:tc>
          <w:tcPr>
            <w:tcW w:w="0" w:type="auto"/>
          </w:tcPr>
          <w:p>
            <w:r>
              <w:rPr>
                <w:sz w:val="11"/>
              </w:rPr>
              <w:t>0</w:t>
            </w:r>
          </w:p>
        </w:tc>
        <w:tc>
          <w:tcPr>
            <w:tcW w:w="0" w:type="auto"/>
          </w:tcPr>
          <w:p>
            <w:r>
              <w:rPr>
                <w:sz w:val="11"/>
              </w:rPr>
              <w:t>analysis-specific exclusion</w:t>
            </w:r>
          </w:p>
        </w:tc>
      </w:tr>
      <w:tr>
        <w:tc>
          <w:tcPr>
            <w:tcW w:w="0" w:type="auto"/>
          </w:tcPr>
          <w:p>
            <w:r>
              <w:rPr>
                <w:sz w:val="11"/>
              </w:rPr>
              <w:t>cav12 WT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4996</w:t>
            </w:r>
          </w:p>
        </w:tc>
        <w:tc>
          <w:tcPr>
            <w:tcW w:w="0" w:type="auto"/>
          </w:tcPr>
          <w:p>
            <w:r>
              <w:rPr>
                <w:sz w:val="11"/>
              </w:rPr>
              <w:t>structural QC</w:t>
            </w:r>
          </w:p>
        </w:tc>
      </w:tr>
      <w:tr>
        <w:tc>
          <w:tcPr>
            <w:tcW w:w="0" w:type="auto"/>
          </w:tcPr>
          <w:p>
            <w:r>
              <w:rPr>
                <w:sz w:val="11"/>
              </w:rPr>
              <w:t>cav12 WT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kv21 F412L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474</w:t>
            </w:r>
          </w:p>
        </w:tc>
        <w:tc>
          <w:tcPr>
            <w:tcW w:w="0" w:type="auto"/>
          </w:tcPr>
          <w:p>
            <w:r>
              <w:rPr>
                <w:sz w:val="11"/>
              </w:rPr>
              <w:t>412</w:t>
            </w:r>
          </w:p>
        </w:tc>
        <w:tc>
          <w:tcPr>
            <w:tcW w:w="0" w:type="auto"/>
          </w:tcPr>
          <w:p>
            <w:r>
              <w:rPr>
                <w:sz w:val="11"/>
              </w:rPr>
              <w:t>412</w:t>
            </w:r>
          </w:p>
        </w:tc>
        <w:tc>
          <w:tcPr>
            <w:tcW w:w="0" w:type="auto"/>
          </w:tcPr>
          <w:p>
            <w:r>
              <w:rPr>
                <w:sz w:val="11"/>
              </w:rPr>
              <w:t>3578</w:t>
            </w:r>
          </w:p>
        </w:tc>
        <w:tc>
          <w:tcPr>
            <w:tcW w:w="0" w:type="auto"/>
          </w:tcPr>
          <w:p>
            <w:r>
              <w:rPr>
                <w:sz w:val="11"/>
              </w:rPr>
              <w:t>recycle convergence</w:t>
            </w:r>
          </w:p>
        </w:tc>
      </w:tr>
      <w:tr>
        <w:tc>
          <w:tcPr>
            <w:tcW w:w="0" w:type="auto"/>
          </w:tcPr>
          <w:p>
            <w:r>
              <w:rPr>
                <w:sz w:val="11"/>
              </w:rPr>
              <w:t>kv21 F412L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498</w:t>
            </w:r>
          </w:p>
        </w:tc>
        <w:tc>
          <w:tcPr>
            <w:tcW w:w="0" w:type="auto"/>
          </w:tcPr>
          <w:p>
            <w:r>
              <w:rPr>
                <w:sz w:val="11"/>
              </w:rPr>
              <w:t>473</w:t>
            </w:r>
          </w:p>
        </w:tc>
        <w:tc>
          <w:tcPr>
            <w:tcW w:w="0" w:type="auto"/>
          </w:tcPr>
          <w:p>
            <w:r>
              <w:rPr>
                <w:sz w:val="11"/>
              </w:rPr>
              <w:t>473</w:t>
            </w:r>
          </w:p>
        </w:tc>
        <w:tc>
          <w:tcPr>
            <w:tcW w:w="0" w:type="auto"/>
          </w:tcPr>
          <w:p>
            <w:r>
              <w:rPr>
                <w:sz w:val="11"/>
              </w:rPr>
              <w:t>4407</w:t>
            </w:r>
          </w:p>
        </w:tc>
        <w:tc>
          <w:tcPr>
            <w:tcW w:w="0" w:type="auto"/>
          </w:tcPr>
          <w:p>
            <w:r>
              <w:rPr>
                <w:sz w:val="11"/>
              </w:rPr>
              <w:t>structural QC</w:t>
            </w:r>
          </w:p>
        </w:tc>
      </w:tr>
      <w:tr>
        <w:tc>
          <w:tcPr>
            <w:tcW w:w="0" w:type="auto"/>
          </w:tcPr>
          <w:p>
            <w:r>
              <w:rPr>
                <w:sz w:val="11"/>
              </w:rPr>
              <w:t>kv21 L403A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482</w:t>
            </w:r>
          </w:p>
        </w:tc>
        <w:tc>
          <w:tcPr>
            <w:tcW w:w="0" w:type="auto"/>
          </w:tcPr>
          <w:p>
            <w:r>
              <w:rPr>
                <w:sz w:val="11"/>
              </w:rPr>
              <w:t>426</w:t>
            </w:r>
          </w:p>
        </w:tc>
        <w:tc>
          <w:tcPr>
            <w:tcW w:w="0" w:type="auto"/>
          </w:tcPr>
          <w:p>
            <w:r>
              <w:rPr>
                <w:sz w:val="11"/>
              </w:rPr>
              <w:t>426</w:t>
            </w:r>
          </w:p>
        </w:tc>
        <w:tc>
          <w:tcPr>
            <w:tcW w:w="0" w:type="auto"/>
          </w:tcPr>
          <w:p>
            <w:r>
              <w:rPr>
                <w:sz w:val="11"/>
              </w:rPr>
              <w:t>3693</w:t>
            </w:r>
          </w:p>
        </w:tc>
        <w:tc>
          <w:tcPr>
            <w:tcW w:w="0" w:type="auto"/>
          </w:tcPr>
          <w:p>
            <w:r>
              <w:rPr>
                <w:sz w:val="11"/>
              </w:rPr>
              <w:t>recycle convergence</w:t>
            </w:r>
          </w:p>
        </w:tc>
      </w:tr>
      <w:tr>
        <w:tc>
          <w:tcPr>
            <w:tcW w:w="0" w:type="auto"/>
          </w:tcPr>
          <w:p>
            <w:r>
              <w:rPr>
                <w:sz w:val="11"/>
              </w:rPr>
              <w:t>kv21 L403A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498</w:t>
            </w:r>
          </w:p>
        </w:tc>
        <w:tc>
          <w:tcPr>
            <w:tcW w:w="0" w:type="auto"/>
          </w:tcPr>
          <w:p>
            <w:r>
              <w:rPr>
                <w:sz w:val="11"/>
              </w:rPr>
              <w:t>479</w:t>
            </w:r>
          </w:p>
        </w:tc>
        <w:tc>
          <w:tcPr>
            <w:tcW w:w="0" w:type="auto"/>
          </w:tcPr>
          <w:p>
            <w:r>
              <w:rPr>
                <w:sz w:val="11"/>
              </w:rPr>
              <w:t>479</w:t>
            </w:r>
          </w:p>
        </w:tc>
        <w:tc>
          <w:tcPr>
            <w:tcW w:w="0" w:type="auto"/>
          </w:tcPr>
          <w:p>
            <w:r>
              <w:rPr>
                <w:sz w:val="11"/>
              </w:rPr>
              <w:t>4371</w:t>
            </w:r>
          </w:p>
        </w:tc>
        <w:tc>
          <w:tcPr>
            <w:tcW w:w="0" w:type="auto"/>
          </w:tcPr>
          <w:p>
            <w:r>
              <w:rPr>
                <w:sz w:val="11"/>
              </w:rPr>
              <w:t>structural QC</w:t>
            </w:r>
          </w:p>
        </w:tc>
      </w:tr>
      <w:tr>
        <w:tc>
          <w:tcPr>
            <w:tcW w:w="0" w:type="auto"/>
          </w:tcPr>
          <w:p>
            <w:r>
              <w:rPr>
                <w:sz w:val="11"/>
              </w:rPr>
              <w:t>kv21 WT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477</w:t>
            </w:r>
          </w:p>
        </w:tc>
        <w:tc>
          <w:tcPr>
            <w:tcW w:w="0" w:type="auto"/>
          </w:tcPr>
          <w:p>
            <w:r>
              <w:rPr>
                <w:sz w:val="11"/>
              </w:rPr>
              <w:t>419</w:t>
            </w:r>
          </w:p>
        </w:tc>
        <w:tc>
          <w:tcPr>
            <w:tcW w:w="0" w:type="auto"/>
          </w:tcPr>
          <w:p>
            <w:r>
              <w:rPr>
                <w:sz w:val="11"/>
              </w:rPr>
              <w:t>419</w:t>
            </w:r>
          </w:p>
        </w:tc>
        <w:tc>
          <w:tcPr>
            <w:tcW w:w="0" w:type="auto"/>
          </w:tcPr>
          <w:p>
            <w:r>
              <w:rPr>
                <w:sz w:val="11"/>
              </w:rPr>
              <w:t>3658</w:t>
            </w:r>
          </w:p>
        </w:tc>
        <w:tc>
          <w:tcPr>
            <w:tcW w:w="0" w:type="auto"/>
          </w:tcPr>
          <w:p>
            <w:r>
              <w:rPr>
                <w:sz w:val="11"/>
              </w:rPr>
              <w:t>recycle convergence</w:t>
            </w:r>
          </w:p>
        </w:tc>
      </w:tr>
      <w:tr>
        <w:tc>
          <w:tcPr>
            <w:tcW w:w="0" w:type="auto"/>
          </w:tcPr>
          <w:p>
            <w:r>
              <w:rPr>
                <w:sz w:val="11"/>
              </w:rPr>
              <w:t>kv21 WT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498</w:t>
            </w:r>
          </w:p>
        </w:tc>
        <w:tc>
          <w:tcPr>
            <w:tcW w:w="0" w:type="auto"/>
          </w:tcPr>
          <w:p>
            <w:r>
              <w:rPr>
                <w:sz w:val="11"/>
              </w:rPr>
              <w:t>487</w:t>
            </w:r>
          </w:p>
        </w:tc>
        <w:tc>
          <w:tcPr>
            <w:tcW w:w="0" w:type="auto"/>
          </w:tcPr>
          <w:p>
            <w:r>
              <w:rPr>
                <w:sz w:val="11"/>
              </w:rPr>
              <w:t>487</w:t>
            </w:r>
          </w:p>
        </w:tc>
        <w:tc>
          <w:tcPr>
            <w:tcW w:w="0" w:type="auto"/>
          </w:tcPr>
          <w:p>
            <w:r>
              <w:rPr>
                <w:sz w:val="11"/>
              </w:rPr>
              <w:t>4562</w:t>
            </w:r>
          </w:p>
        </w:tc>
        <w:tc>
          <w:tcPr>
            <w:tcW w:w="0" w:type="auto"/>
          </w:tcPr>
          <w:p>
            <w:r>
              <w:rPr>
                <w:sz w:val="11"/>
              </w:rPr>
              <w:t>structural QC</w:t>
            </w:r>
          </w:p>
        </w:tc>
      </w:tr>
      <w:tr>
        <w:tc>
          <w:tcPr>
            <w:tcW w:w="0" w:type="auto"/>
          </w:tcPr>
          <w:p>
            <w:r>
              <w:rPr>
                <w:sz w:val="11"/>
              </w:rPr>
              <w:t>nav15 QQQ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4999</w:t>
            </w:r>
          </w:p>
        </w:tc>
        <w:tc>
          <w:tcPr>
            <w:tcW w:w="0" w:type="auto"/>
          </w:tcPr>
          <w:p>
            <w:r>
              <w:rPr>
                <w:sz w:val="11"/>
              </w:rPr>
              <w:t>structural QC</w:t>
            </w:r>
          </w:p>
        </w:tc>
      </w:tr>
      <w:tr>
        <w:tc>
          <w:tcPr>
            <w:tcW w:w="0" w:type="auto"/>
          </w:tcPr>
          <w:p>
            <w:r>
              <w:rPr>
                <w:sz w:val="11"/>
              </w:rPr>
              <w:t>nav15 QQQ masked_v2</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nav15 QQQ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nav15 WT masked</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nav15 WT masked_v2</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4999</w:t>
            </w:r>
          </w:p>
        </w:tc>
        <w:tc>
          <w:tcPr>
            <w:tcW w:w="0" w:type="auto"/>
          </w:tcPr>
          <w:p>
            <w:r>
              <w:rPr>
                <w:sz w:val="11"/>
              </w:rPr>
              <w:t>structural QC</w:t>
            </w:r>
          </w:p>
        </w:tc>
      </w:tr>
      <w:tr>
        <w:tc>
          <w:tcPr>
            <w:tcW w:w="0" w:type="auto"/>
          </w:tcPr>
          <w:p>
            <w:r>
              <w:rPr>
                <w:sz w:val="11"/>
              </w:rPr>
              <w:t>nav15 WT masked_v2_noIFM</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r>
        <w:tc>
          <w:tcPr>
            <w:tcW w:w="0" w:type="auto"/>
          </w:tcPr>
          <w:p>
            <w:r>
              <w:rPr>
                <w:sz w:val="11"/>
              </w:rPr>
              <w:t>nav15 WT vanilla</w:t>
            </w:r>
          </w:p>
        </w:tc>
        <w:tc>
          <w:tcPr>
            <w:tcW w:w="0" w:type="auto"/>
          </w:tcPr>
          <w:p>
            <w:r>
              <w:rPr>
                <w:sz w:val="11"/>
              </w:rPr>
              <w:t>100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w:t>
            </w:r>
          </w:p>
        </w:tc>
        <w:tc>
          <w:tcPr>
            <w:tcW w:w="0" w:type="auto"/>
          </w:tcPr>
          <w:p>
            <w:r>
              <w:rPr>
                <w:sz w:val="11"/>
              </w:rPr>
              <w:t>5000</w:t>
            </w:r>
          </w:p>
        </w:tc>
        <w:tc>
          <w:tcPr>
            <w:tcW w:w="0" w:type="auto"/>
          </w:tcPr>
          <w:p>
            <w:r>
              <w:rPr>
                <w:sz w:val="11"/>
              </w:rPr>
              <w:t>structural QC</w:t>
            </w:r>
          </w:p>
        </w:tc>
      </w:tr>
    </w:tbl>
    <w:p w:rsidR="00000000" w:rsidDel="00000000" w:rsidP="00000000" w:rsidRDefault="00000000" w:rsidRPr="00000000" ns1:paraId="00000245">
      <w:pPr>
        <w:keepNext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S6. Repeated common-seed reduced-depth stability of focal L403A outcomes.</w:t>
      </w:r>
      <w:r w:rsidDel="00000000" w:rsidR="00000000" w:rsidRPr="00000000">
        <w:rPr>
          <w:rtl w:val="0"/>
        </w:rPr>
      </w:r>
    </w:p>
    <w:tbl>
      <w:tblPr>
        <w:tblStyle w:val="Table5"/>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1700"/>
        <w:gridCol w:w="1600"/>
        <w:gridCol w:w="2800"/>
        <w:gridCol w:w="1894"/>
        <w:tblGridChange w:id="0">
          <w:tblGrid>
            <w:gridCol w:w="2400"/>
            <w:gridCol w:w="1700"/>
            <w:gridCol w:w="1600"/>
            <w:gridCol w:w="2800"/>
            <w:gridCol w:w="1894"/>
          </w:tblGrid>
        </w:tblGridChange>
      </w:tblGrid>
      <w:tr>
        <w:trPr>
          <w:cantSplit w:val="0"/>
          <w:tblHeader w:val="1"/>
        </w:trPr>
        <w:tc>
          <w:tcPr/>
          <w:p w:rsidR="00000000" w:rsidDel="00000000" w:rsidP="00000000" w:rsidRDefault="00000000" w:rsidRPr="00000000" ns1:paraId="00000246">
            <w:pPr>
              <w:spacing w:after="0" w:before="0" w:line="240" w:lineRule="auto"/>
              <w:jc w:val="center"/>
              <w:rPr/>
            </w:pPr>
            <w:r w:rsidDel="00000000" w:rsidR="00000000" w:rsidRPr="00000000">
              <w:rPr>
                <w:rFonts w:ascii="Arial" w:cs="Arial" w:eastAsia="Arial" w:hAnsi="Arial"/>
                <w:b w:val="1"/>
                <w:bCs w:val="1"/>
                <w:sz w:val="13"/>
                <w:szCs w:val="13"/>
                <w:rtl w:val="0"/>
              </w:rPr>
              <w:t xml:space="preserve">L403A outcome</w:t>
            </w:r>
            <w:r w:rsidDel="00000000" w:rsidR="00000000" w:rsidRPr="00000000">
              <w:rPr>
                <w:rtl w:val="0"/>
              </w:rPr>
            </w:r>
          </w:p>
        </w:tc>
        <w:tc>
          <w:tcPr/>
          <w:p w:rsidR="00000000" w:rsidDel="00000000" w:rsidP="00000000" w:rsidRDefault="00000000" w:rsidRPr="00000000" ns1:paraId="00000247">
            <w:pPr>
              <w:spacing w:after="0" w:before="0" w:line="240" w:lineRule="auto"/>
              <w:jc w:val="center"/>
              <w:rPr/>
            </w:pPr>
            <w:r w:rsidDel="00000000" w:rsidR="00000000" w:rsidRPr="00000000">
              <w:rPr>
                <w:rFonts w:ascii="Arial" w:cs="Arial" w:eastAsia="Arial" w:hAnsi="Arial"/>
                <w:b w:val="1"/>
                <w:bCs w:val="1"/>
                <w:sz w:val="13"/>
                <w:szCs w:val="13"/>
                <w:rtl w:val="0"/>
              </w:rPr>
              <w:t xml:space="preserve">Same effect direction</w:t>
            </w:r>
            <w:r w:rsidDel="00000000" w:rsidR="00000000" w:rsidRPr="00000000">
              <w:rPr>
                <w:rtl w:val="0"/>
              </w:rPr>
            </w:r>
          </w:p>
        </w:tc>
        <w:tc>
          <w:tcPr/>
          <w:p w:rsidR="00000000" w:rsidDel="00000000" w:rsidP="00000000" w:rsidRDefault="00000000" w:rsidRPr="00000000" ns1:paraId="00000248">
            <w:pPr>
              <w:spacing w:after="0" w:before="0" w:line="240" w:lineRule="auto"/>
              <w:jc w:val="center"/>
              <w:rPr/>
            </w:pPr>
            <w:r w:rsidDel="00000000" w:rsidR="00000000" w:rsidRPr="00000000">
              <w:rPr>
                <w:rFonts w:ascii="Arial" w:cs="Arial" w:eastAsia="Arial" w:hAnsi="Arial"/>
                <w:b w:val="1"/>
                <w:bCs w:val="1"/>
                <w:sz w:val="13"/>
                <w:szCs w:val="13"/>
                <w:rtl w:val="0"/>
              </w:rPr>
              <w:t xml:space="preserve">Median relative error</w:t>
            </w:r>
            <w:r w:rsidDel="00000000" w:rsidR="00000000" w:rsidRPr="00000000">
              <w:rPr>
                <w:rtl w:val="0"/>
              </w:rPr>
            </w:r>
          </w:p>
        </w:tc>
        <w:tc>
          <w:tcPr/>
          <w:p w:rsidR="00000000" w:rsidDel="00000000" w:rsidP="00000000" w:rsidRDefault="00000000" w:rsidRPr="00000000" ns1:paraId="00000249">
            <w:pPr>
              <w:spacing w:after="0" w:before="0" w:line="240" w:lineRule="auto"/>
              <w:jc w:val="center"/>
              <w:rPr/>
            </w:pPr>
            <w:r w:rsidDel="00000000" w:rsidR="00000000" w:rsidRPr="00000000">
              <w:rPr>
                <w:rFonts w:ascii="Arial" w:cs="Arial" w:eastAsia="Arial" w:hAnsi="Arial"/>
                <w:b w:val="1"/>
                <w:bCs w:val="1"/>
                <w:sz w:val="13"/>
                <w:szCs w:val="13"/>
                <w:rtl w:val="0"/>
              </w:rPr>
              <w:t xml:space="preserve">Subset interval contained full-ensemble point estimate</w:t>
            </w:r>
            <w:r w:rsidDel="00000000" w:rsidR="00000000" w:rsidRPr="00000000">
              <w:rPr>
                <w:rtl w:val="0"/>
              </w:rPr>
            </w:r>
          </w:p>
        </w:tc>
        <w:tc>
          <w:tcPr/>
          <w:p w:rsidR="00000000" w:rsidDel="00000000" w:rsidP="00000000" w:rsidRDefault="00000000" w:rsidRPr="00000000" ns1:paraId="0000024A">
            <w:pPr>
              <w:spacing w:after="0" w:before="0" w:line="240" w:lineRule="auto"/>
              <w:jc w:val="center"/>
              <w:rPr/>
            </w:pPr>
            <w:r w:rsidDel="00000000" w:rsidR="00000000" w:rsidRPr="00000000">
              <w:rPr>
                <w:rFonts w:ascii="Arial" w:cs="Arial" w:eastAsia="Arial" w:hAnsi="Arial"/>
                <w:b w:val="1"/>
                <w:bCs w:val="1"/>
                <w:sz w:val="13"/>
                <w:szCs w:val="13"/>
                <w:rtl w:val="0"/>
              </w:rPr>
              <w:t xml:space="preserve">Detected masked rare state</w:t>
            </w:r>
            <w:r w:rsidDel="00000000" w:rsidR="00000000" w:rsidRPr="00000000">
              <w:rPr>
                <w:rtl w:val="0"/>
              </w:rPr>
            </w:r>
          </w:p>
        </w:tc>
      </w:tr>
      <w:tr>
        <w:trPr>
          <w:cantSplit w:val="0"/>
          <w:tblHeader w:val="0"/>
        </w:trPr>
        <w:tc>
          <w:tcPr/>
          <w:p w:rsidR="00000000" w:rsidDel="00000000" w:rsidP="00000000" w:rsidRDefault="00000000" w:rsidRPr="00000000" ns1:paraId="0000024B">
            <w:pPr>
              <w:spacing w:after="0" w:before="0" w:line="240" w:lineRule="auto"/>
              <w:rPr/>
            </w:pPr>
            <w:r w:rsidDel="00000000" w:rsidR="00000000" w:rsidRPr="00000000">
              <w:rPr>
                <w:rFonts w:ascii="Arial" w:cs="Arial" w:eastAsia="Arial" w:hAnsi="Arial"/>
                <w:sz w:val="13"/>
                <w:szCs w:val="13"/>
                <w:rtl w:val="0"/>
              </w:rPr>
              <w:t xml:space="preserve">Continuous maximum distance</w:t>
            </w:r>
            <w:r w:rsidDel="00000000" w:rsidR="00000000" w:rsidRPr="00000000">
              <w:rPr>
                <w:rtl w:val="0"/>
              </w:rPr>
            </w:r>
          </w:p>
        </w:tc>
        <w:tc>
          <w:tcPr/>
          <w:p w:rsidR="00000000" w:rsidDel="00000000" w:rsidP="00000000" w:rsidRDefault="00000000" w:rsidRPr="00000000" ns1:paraId="0000024C">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c>
          <w:tcPr/>
          <w:p w:rsidR="00000000" w:rsidDel="00000000" w:rsidP="00000000" w:rsidRDefault="00000000" w:rsidRPr="00000000" ns1:paraId="0000024D">
            <w:pPr>
              <w:spacing w:after="0" w:before="0" w:line="240" w:lineRule="auto"/>
              <w:rPr/>
            </w:pPr>
            <w:r w:rsidDel="00000000" w:rsidR="00000000" w:rsidRPr="00000000">
              <w:rPr>
                <w:rFonts w:ascii="Arial" w:cs="Arial" w:eastAsia="Arial" w:hAnsi="Arial"/>
                <w:sz w:val="13"/>
                <w:szCs w:val="13"/>
                <w:rtl w:val="0"/>
              </w:rPr>
              <w:t xml:space="preserve">6.6%</w:t>
            </w:r>
            <w:r w:rsidDel="00000000" w:rsidR="00000000" w:rsidRPr="00000000">
              <w:rPr>
                <w:rtl w:val="0"/>
              </w:rPr>
            </w:r>
          </w:p>
        </w:tc>
        <w:tc>
          <w:tcPr/>
          <w:p w:rsidR="00000000" w:rsidDel="00000000" w:rsidP="00000000" w:rsidRDefault="00000000" w:rsidRPr="00000000" ns1:paraId="0000024E">
            <w:pPr>
              <w:spacing w:after="0" w:before="0" w:line="240" w:lineRule="auto"/>
              <w:rPr/>
            </w:pPr>
            <w:r w:rsidDel="00000000" w:rsidR="00000000" w:rsidRPr="00000000">
              <w:rPr>
                <w:rFonts w:ascii="Arial" w:cs="Arial" w:eastAsia="Arial" w:hAnsi="Arial"/>
                <w:sz w:val="13"/>
                <w:szCs w:val="13"/>
                <w:rtl w:val="0"/>
              </w:rPr>
              <w:t xml:space="preserve">96.1%</w:t>
            </w:r>
            <w:r w:rsidDel="00000000" w:rsidR="00000000" w:rsidRPr="00000000">
              <w:rPr>
                <w:rtl w:val="0"/>
              </w:rPr>
            </w:r>
          </w:p>
        </w:tc>
        <w:tc>
          <w:tcPr/>
          <w:p w:rsidR="00000000" w:rsidDel="00000000" w:rsidP="00000000" w:rsidRDefault="00000000" w:rsidRPr="00000000" ns1:paraId="0000024F">
            <w:pPr>
              <w:spacing w:after="0" w:before="0" w:line="240" w:lineRule="auto"/>
              <w:rPr/>
            </w:pPr>
            <w:r w:rsidDel="00000000" w:rsidR="00000000" w:rsidRPr="00000000">
              <w:rPr>
                <w:rFonts w:ascii="Arial" w:cs="Arial" w:eastAsia="Arial" w:hAnsi="Arial"/>
                <w:sz w:val="13"/>
                <w:szCs w:val="13"/>
                <w:rtl w:val="0"/>
              </w:rPr>
              <w:t xml:space="preserve">Not applicable</w:t>
            </w:r>
            <w:r w:rsidDel="00000000" w:rsidR="00000000" w:rsidRPr="00000000">
              <w:rPr>
                <w:rtl w:val="0"/>
              </w:rPr>
            </w:r>
          </w:p>
        </w:tc>
      </w:tr>
      <w:tr>
        <w:trPr>
          <w:cantSplit w:val="0"/>
          <w:tblHeader w:val="0"/>
        </w:trPr>
        <w:tc>
          <w:tcPr/>
          <w:p w:rsidR="00000000" w:rsidDel="00000000" w:rsidP="00000000" w:rsidRDefault="00000000" w:rsidRPr="00000000" ns1:paraId="00000250">
            <w:pPr>
              <w:spacing w:after="0" w:before="0" w:line="240" w:lineRule="auto"/>
              <w:rPr/>
            </w:pPr>
            <w:r w:rsidDel="00000000" w:rsidR="00000000" w:rsidRPr="00000000">
              <w:rPr>
                <w:rFonts w:ascii="Arial" w:cs="Arial" w:eastAsia="Arial" w:hAnsi="Arial"/>
                <w:sz w:val="13"/>
                <w:szCs w:val="13"/>
                <w:rtl w:val="0"/>
              </w:rPr>
              <w:t xml:space="preserve">Shifted-interface fraction</w:t>
            </w:r>
            <w:r w:rsidDel="00000000" w:rsidR="00000000" w:rsidRPr="00000000">
              <w:rPr>
                <w:rtl w:val="0"/>
              </w:rPr>
            </w:r>
          </w:p>
        </w:tc>
        <w:tc>
          <w:tcPr/>
          <w:p w:rsidR="00000000" w:rsidDel="00000000" w:rsidP="00000000" w:rsidRDefault="00000000" w:rsidRPr="00000000" ns1:paraId="00000251">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c>
          <w:tcPr/>
          <w:p w:rsidR="00000000" w:rsidDel="00000000" w:rsidP="00000000" w:rsidRDefault="00000000" w:rsidRPr="00000000" ns1:paraId="00000252">
            <w:pPr>
              <w:spacing w:after="0" w:before="0" w:line="240" w:lineRule="auto"/>
              <w:rPr/>
            </w:pPr>
            <w:r w:rsidDel="00000000" w:rsidR="00000000" w:rsidRPr="00000000">
              <w:rPr>
                <w:rFonts w:ascii="Arial" w:cs="Arial" w:eastAsia="Arial" w:hAnsi="Arial"/>
                <w:sz w:val="13"/>
                <w:szCs w:val="13"/>
                <w:rtl w:val="0"/>
              </w:rPr>
              <w:t xml:space="preserve">13.7%</w:t>
            </w:r>
            <w:r w:rsidDel="00000000" w:rsidR="00000000" w:rsidRPr="00000000">
              <w:rPr>
                <w:rtl w:val="0"/>
              </w:rPr>
            </w:r>
          </w:p>
        </w:tc>
        <w:tc>
          <w:tcPr/>
          <w:p w:rsidR="00000000" w:rsidDel="00000000" w:rsidP="00000000" w:rsidRDefault="00000000" w:rsidRPr="00000000" ns1:paraId="00000253">
            <w:pPr>
              <w:spacing w:after="0" w:before="0" w:line="240" w:lineRule="auto"/>
              <w:rPr/>
            </w:pPr>
            <w:r w:rsidDel="00000000" w:rsidR="00000000" w:rsidRPr="00000000">
              <w:rPr>
                <w:rFonts w:ascii="Arial" w:cs="Arial" w:eastAsia="Arial" w:hAnsi="Arial"/>
                <w:sz w:val="13"/>
                <w:szCs w:val="13"/>
                <w:rtl w:val="0"/>
              </w:rPr>
              <w:t xml:space="preserve">95.2%</w:t>
            </w:r>
            <w:r w:rsidDel="00000000" w:rsidR="00000000" w:rsidRPr="00000000">
              <w:rPr>
                <w:rtl w:val="0"/>
              </w:rPr>
            </w:r>
          </w:p>
        </w:tc>
        <w:tc>
          <w:tcPr/>
          <w:p w:rsidR="00000000" w:rsidDel="00000000" w:rsidP="00000000" w:rsidRDefault="00000000" w:rsidRPr="00000000" ns1:paraId="00000254">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r>
    </w:tbl>
    <w:p w:rsidR="00000000" w:rsidDel="00000000" w:rsidP="00000000" w:rsidRDefault="00000000" w:rsidRPr="00000000" ns1:paraId="00000255">
      <w:pPr>
        <w:spacing w:after="0" w:before="40" w:line="240" w:lineRule="auto"/>
        <w:rPr>
          <w:sz w:val="13"/>
          <w:szCs w:val="13"/>
        </w:rPr>
      </w:pPr>
      <w:r w:rsidDel="00000000" w:rsidR="00000000" w:rsidRPr="00000000">
        <w:rPr>
          <w:rtl w:val="0"/>
        </w:rPr>
      </w:r>
    </w:p>
    <w:p w:rsidR="00000000" w:rsidDel="00000000" w:rsidP="00000000" w:rsidRDefault="00000000" w:rsidRPr="00000000" ns1:paraId="00000256">
      <w:pPr>
        <w:spacing w:after="0" w:before="40" w:line="240" w:lineRule="auto"/>
        <w:rPr>
          <w:sz w:val="13"/>
          <w:szCs w:val="13"/>
        </w:rPr>
      </w:pPr>
      <w:r w:rsidDel="00000000" w:rsidR="00000000" w:rsidRPr="00000000">
        <w:rPr>
          <w:rtl w:val="0"/>
        </w:rPr>
      </w:r>
    </w:p>
    <w:p w:rsidR="00000000" w:rsidDel="00000000" w:rsidP="00000000" w:rsidRDefault="00000000" w:rsidRPr="00000000" ns1:paraId="00000257">
      <w:pPr>
        <w:spacing w:before="40" w:line="240" w:lineRule="auto"/>
        <w:rPr>
          <w:sz w:val="24"/>
          <w:szCs w:val="24"/>
        </w:rPr>
        <w:jc w:val="center"/>
      </w:pPr>
      <w:r>
        <w:drawing>
          <wp:inline distT="0" distB="0" distL="0" distR="0">
            <wp:extent cx="5943600" cy="3175347"/>
            <wp:docPr id="1001" name="Figure_S5_paired_seed.png"/>
            <a:graphic>
              <a:graphicData uri="http://schemas.openxmlformats.org/drawingml/2006/picture">
                <pic:pic>
                  <pic:nvPicPr>
                    <pic:cNvPr id="0" name="Figure_S5_paired_seed.png"/>
                    <pic:cNvPicPr/>
                  </pic:nvPicPr>
                  <pic:blipFill>
                    <a:blip r:embed="rId23"/>
                    <a:stretch>
                      <a:fillRect/>
                    </a:stretch>
                  </pic:blipFill>
                  <pic:spPr>
                    <a:xfrm>
                      <a:off x="0" y="0"/>
                      <a:ext cx="5943600" cy="3175347"/>
                    </a:xfrm>
                    <a:prstGeom prst="rect">
                      <a:avLst/>
                    </a:prstGeom>
                  </pic:spPr>
                </pic:pic>
              </a:graphicData>
            </a:graphic>
          </wp:inline>
        </w:drawing>
      </w:r>
    </w:p>
    <w:p w:rsidR="00000000" w:rsidDel="00000000" w:rsidP="00000000" w:rsidRDefault="00000000" w:rsidRPr="00000000" ns1:paraId="00000258">
      <w:pPr>
        <w:spacing w:before="40" w:line="240" w:lineRule="auto"/>
        <w:rPr>
          <w:sz w:val="24"/>
          <w:szCs w:val="24"/>
        </w:rPr>
      </w:pPr>
      <w:r w:rsidDel="00000000" w:rsidR="00000000" w:rsidRPr="00000000">
        <w:rPr>
          <w:b w:val="1"/>
          <w:bCs w:val="1"/>
          <w:sz w:val="24"/>
          <w:szCs w:val="24"/>
          <w:rtl w:val="0"/>
        </w:rPr>
        <w:t xml:space="preserve">Supplementary Figure S5. Seed-block regional RMSD sensitivity of Nav1.5 WT and QQQ ensembles to targeted masking.</w:t>
      </w:r>
      <w:r w:rsidDel="00000000" w:rsidR="00000000" w:rsidRPr="00000000">
        <w:rPr>
          <w:sz w:val="24"/>
          <w:szCs w:val="24"/>
          <w:rtl w:val="0"/>
        </w:rPr>
        <w:t xml:space="preserve"> Models and six experimental references were placed in the fixed 6UZ3 stable-core coordinate frame before RMSD was calculated without independently refitting each measured region. Rows show the S5/S6 pore helices, DII-S6, the IFM/QQQ motif, and the six-residue IFM receptor set. Points are seed-balanced masked-minus-vanilla effects after reducing each seed-model trajectory to its median retained final-QC recycle, weighting available AF2 models equally within seed, and weighting seeds equally. Error bars are 95% intervals from 2,000 whole-seed bootstrap replicates. The 7FBS IFM/QQQ-motif cell is unavailable because the motif is unresolved in that reference. WT and QQQ masks are shown as separate protocol-specific analyses because the original mask designs are not identical.</w:t>
      </w:r>
    </w:p>
    <w:p w:rsidR="00000000" w:rsidDel="00000000" w:rsidP="00000000" w:rsidRDefault="00000000" w:rsidRPr="00000000" ns1:paraId="00000259">
      <w:pPr>
        <w:spacing w:after="0" w:before="40" w:line="240" w:lineRule="auto"/>
        <w:rPr>
          <w:sz w:val="13"/>
          <w:szCs w:val="13"/>
        </w:rPr>
        <w:jc w:val="center"/>
      </w:pPr>
      <w:r>
        <w:drawing>
          <wp:inline distT="0" distB="0" distL="0" distR="0">
            <wp:extent cx="5943600" cy="2561813"/>
            <wp:docPr id="1002" name="Figure_S6_paired_seed.png"/>
            <a:graphic>
              <a:graphicData uri="http://schemas.openxmlformats.org/drawingml/2006/picture">
                <pic:pic>
                  <pic:nvPicPr>
                    <pic:cNvPr id="0" name="Figure_S6_paired_seed.png"/>
                    <pic:cNvPicPr/>
                  </pic:nvPicPr>
                  <pic:blipFill>
                    <a:blip r:embed="rId20"/>
                    <a:stretch>
                      <a:fillRect/>
                    </a:stretch>
                  </pic:blipFill>
                  <pic:spPr>
                    <a:xfrm>
                      <a:off x="0" y="0"/>
                      <a:ext cx="5943600" cy="2561813"/>
                    </a:xfrm>
                    <a:prstGeom prst="rect">
                      <a:avLst/>
                    </a:prstGeom>
                  </pic:spPr>
                </pic:pic>
              </a:graphicData>
            </a:graphic>
          </wp:inline>
        </w:drawing>
      </w:r>
    </w:p>
    <w:p w:rsidR="00000000" w:rsidDel="00000000" w:rsidP="00000000" w:rsidRDefault="00000000" w:rsidRPr="00000000" ns1:paraId="0000025A">
      <w:pPr>
        <w:spacing w:before="40" w:line="240" w:lineRule="auto"/>
        <w:rPr>
          <w:color w:val="ff0000"/>
          <w:sz w:val="24"/>
          <w:szCs w:val="24"/>
        </w:rPr>
      </w:pPr>
      <w:sdt>
        <w:sdtPr>
          <w:id w:val="-1499433716"/>
          <w:tag w:val="goog_rdk_39"/>
        </w:sdtPr>
        <w:sdtContent>
          <w:r w:rsidDel="00000000" w:rsidR="00000000" w:rsidRPr="00000000">
            <w:rPr>
              <w:rFonts w:ascii="Arial Unicode MS" w:cs="Arial Unicode MS" w:eastAsia="Arial Unicode MS" w:hAnsi="Arial Unicode MS"/>
              <w:i w:val="1"/>
              <w:iCs w:val="1"/>
              <w:color w:val="ff0000"/>
              <w:sz w:val="20"/>
              <w:szCs w:val="20"/>
              <w:rtl w:val="0"/>
            </w:rPr>
            <w:t xml:space="preserve"/>
          </w:r>
        </w:sdtContent>
      </w:sdt>
      <w:r w:rsidDel="00000000" w:rsidR="00000000" w:rsidRPr="00000000">
        <w:rPr>
          <w:rtl w:val="0"/>
        </w:rPr>
      </w:r>
    </w:p>
    <w:p w:rsidR="00000000" w:rsidDel="00000000" w:rsidP="00000000" w:rsidRDefault="00000000" w:rsidRPr="00000000" ns1:paraId="0000025B">
      <w:pPr>
        <w:spacing w:before="40" w:line="240" w:lineRule="auto"/>
        <w:rPr>
          <w:sz w:val="24"/>
          <w:szCs w:val="24"/>
        </w:rPr>
      </w:pPr>
      <w:r w:rsidDel="00000000" w:rsidR="00000000" w:rsidRPr="00000000">
        <w:rPr>
          <w:b w:val="1"/>
          <w:bCs w:val="1"/>
          <w:sz w:val="24"/>
          <w:szCs w:val="24"/>
          <w:rtl w:val="0"/>
        </w:rPr>
        <w:t xml:space="preserve">Supplementary Figure S6. Coordinate-by-comparison effect estimates under the paired-seed revision. Heatmaps show raw seed-balanced W1 in ångströms for the largest registered effects. Trajectory medians, equal available-model weights within recorded label, and equal label weights were used. The full source table contains signed median changes, IQR ratios, normalized W1 with pooled-IQR flags at 0.05, 0.10, and 0.25 Å, common-survivor sensitivities, leave-one-model ranges, and whole-label top-rank recurrence across 200 bootstrap replicates. Primary vanilla sequence contrasts, shared-mask Kv2.1 comparisons, and protocol-specific Nav1.5/Cav1.2 masked comparisons remain distinct. No mass-univariate P or q values were calculated.</w:t>
      </w:r>
      <w:r w:rsidDel="00000000" w:rsidR="00000000" w:rsidRPr="00000000">
        <w:rPr>
          <w:sz w:val="24"/>
          <w:szCs w:val="24"/>
          <w:rtl w:val="0"/>
        </w:rPr>
        <w:t xml:space="preserve"/>
      </w:r>
    </w:p>
    <w:p w:rsidR="00000000" w:rsidDel="00000000" w:rsidP="00000000" w:rsidRDefault="00000000" w:rsidRPr="00000000" ns1:paraId="0000025C">
      <w:pPr>
        <w:spacing w:before="40" w:line="240" w:lineRule="auto"/>
        <w:rPr>
          <w:sz w:val="24"/>
          <w:szCs w:val="24"/>
        </w:rPr>
      </w:pPr>
      <w:r w:rsidDel="00000000" w:rsidR="00000000" w:rsidRPr="00000000">
        <w:rPr>
          <w:rtl w:val="0"/>
        </w:rPr>
      </w:r>
    </w:p>
    <w:p w:rsidR="00000000" w:rsidDel="00000000" w:rsidP="00000000" w:rsidRDefault="00000000" w:rsidRPr="00000000" ns1:paraId="0000025D">
      <w:pPr>
        <w:spacing w:before="40" w:line="240" w:lineRule="auto"/>
        <w:rPr>
          <w:sz w:val="24"/>
          <w:szCs w:val="24"/>
        </w:rPr>
        <w:jc w:val="center"/>
      </w:pPr>
      <w:r>
        <w:drawing>
          <wp:inline distT="0" distB="0" distL="0" distR="0">
            <wp:extent cx="5943600" cy="5300142"/>
            <wp:docPr id="1003" name="Figure_S7_paired_seed.png"/>
            <a:graphic>
              <a:graphicData uri="http://schemas.openxmlformats.org/drawingml/2006/picture">
                <pic:pic>
                  <pic:nvPicPr>
                    <pic:cNvPr id="0" name="Figure_S7_paired_seed.png"/>
                    <pic:cNvPicPr/>
                  </pic:nvPicPr>
                  <pic:blipFill>
                    <a:blip r:embed="rId21"/>
                    <a:stretch>
                      <a:fillRect/>
                    </a:stretch>
                  </pic:blipFill>
                  <pic:spPr>
                    <a:xfrm>
                      <a:off x="0" y="0"/>
                      <a:ext cx="5943600" cy="5300142"/>
                    </a:xfrm>
                    <a:prstGeom prst="rect">
                      <a:avLst/>
                    </a:prstGeom>
                  </pic:spPr>
                </pic:pic>
              </a:graphicData>
            </a:graphic>
          </wp:inline>
        </w:drawing>
      </w:r>
    </w:p>
    <w:p w:rsidR="00000000" w:rsidDel="00000000" w:rsidP="00000000" w:rsidRDefault="00000000" w:rsidRPr="00000000" ns1:paraId="0000025E">
      <w:pPr>
        <w:spacing w:before="40" w:line="240" w:lineRule="auto"/>
        <w:rPr>
          <w:color w:val="ff0000"/>
          <w:sz w:val="24"/>
          <w:szCs w:val="24"/>
        </w:rPr>
      </w:pPr>
      <w:r w:rsidDel="00000000" w:rsidR="00000000" w:rsidRPr="00000000">
        <w:rPr>
          <w:i w:val="1"/>
          <w:iCs w:val="1"/>
          <w:color w:val="ff0000"/>
          <w:sz w:val="20"/>
          <w:szCs w:val="20"/>
          <w:rtl w:val="0"/>
        </w:rPr>
        <w:t xml:space="preserve"/>
      </w:r>
      <w:r w:rsidDel="00000000" w:rsidR="00000000" w:rsidRPr="00000000">
        <w:rPr>
          <w:rtl w:val="0"/>
        </w:rPr>
      </w:r>
    </w:p>
    <w:p w:rsidR="00000000" w:rsidDel="00000000" w:rsidP="00000000" w:rsidRDefault="00000000" w:rsidRPr="00000000" ns1:paraId="0000025F">
      <w:pPr>
        <w:spacing w:before="40" w:line="240" w:lineRule="auto"/>
        <w:rPr>
          <w:sz w:val="24"/>
          <w:szCs w:val="24"/>
        </w:rPr>
      </w:pPr>
      <w:r w:rsidDel="00000000" w:rsidR="00000000" w:rsidRPr="00000000">
        <w:rPr>
          <w:b w:val="1"/>
          <w:bCs w:val="1"/>
          <w:sz w:val="24"/>
          <w:szCs w:val="24"/>
          <w:rtl w:val="0"/>
        </w:rPr>
        <w:t xml:space="preserve">Supplementary Figure S7. Subunit-resolved Kv2.1 L403A experimental-coordinate analysis. Panel E shows the seed-balanced zero-to-four distribution at the prediction-independent, experiment-anchored 12.8 Å E423–N179 cutoff with whole-label intervals. Both protocols contained 100 recorded seed labels; 484 vanilla and 459 masked model-seed trajectories contributed. Predicted chain letters were not mapped directly to experimental chain identities. Masked threshold-positive tetramers were dominated by four elongated interfaces rather than the two-shifted/two-WT-like 8SDA arrangement. Other panels show that PIP/S6, I401, I405, whole-S6 rotation, S4–S5 displacement, and F412-centered changes were not coordinately recovered. The analysis supports increased sampling in one experimental direction, not recovery of a complete state.</w:t>
      </w:r>
      <w:r w:rsidDel="00000000" w:rsidR="00000000" w:rsidRPr="00000000">
        <w:rPr>
          <w:sz w:val="24"/>
          <w:szCs w:val="24"/>
          <w:rtl w:val="0"/>
        </w:rPr>
        <w:t xml:space="preserve"/>
      </w:r>
      <w:r w:rsidDel="00000000" w:rsidR="00000000" w:rsidRPr="00000000">
        <w:rPr>
          <w:b w:val="1"/>
          <w:bCs w:val="1"/>
          <w:sz w:val="24"/>
          <w:szCs w:val="24"/>
          <w:rtl w:val="0"/>
        </w:rPr>
        <w:t xml:space="preserve"/>
      </w:r>
      <w:r w:rsidDel="00000000" w:rsidR="00000000" w:rsidRPr="00000000">
        <w:rPr>
          <w:sz w:val="24"/>
          <w:szCs w:val="24"/>
          <w:rtl w:val="0"/>
        </w:rPr>
        <w:t xml:space="preserve"/>
      </w:r>
      <w:r w:rsidDel="00000000" w:rsidR="00000000" w:rsidRPr="00000000">
        <w:rPr>
          <w:b w:val="1"/>
          <w:bCs w:val="1"/>
          <w:sz w:val="24"/>
          <w:szCs w:val="24"/>
          <w:rtl w:val="0"/>
        </w:rPr>
        <w:t xml:space="preserve"/>
      </w:r>
      <w:sdt>
        <w:sdtPr>
          <w:id w:val="-73023569"/>
          <w:tag w:val="goog_rdk_40"/>
        </w:sdtPr>
        <w:sdtContent>
          <w:r w:rsidDel="00000000" w:rsidR="00000000" w:rsidRPr="00000000">
            <w:rPr>
              <w:rFonts w:ascii="Arial Unicode MS" w:cs="Arial Unicode MS" w:eastAsia="Arial Unicode MS" w:hAnsi="Arial Unicode MS"/>
              <w:sz w:val="24"/>
              <w:szCs w:val="24"/>
              <w:rtl w:val="0"/>
            </w:rPr>
            <w:t xml:space="preserve"/>
          </w:r>
        </w:sdtContent>
      </w:sdt>
      <w:r w:rsidDel="00000000" w:rsidR="00000000" w:rsidRPr="00000000">
        <w:rPr>
          <w:b w:val="1"/>
          <w:bCs w:val="1"/>
          <w:sz w:val="24"/>
          <w:szCs w:val="24"/>
          <w:rtl w:val="0"/>
        </w:rPr>
        <w:t xml:space="preserve"/>
      </w:r>
      <w:r w:rsidDel="00000000" w:rsidR="00000000" w:rsidRPr="00000000">
        <w:rPr>
          <w:sz w:val="24"/>
          <w:szCs w:val="24"/>
          <w:rtl w:val="0"/>
        </w:rPr>
        <w:t xml:space="preserve"/>
      </w:r>
      <w:r w:rsidDel="00000000" w:rsidR="00000000" w:rsidRPr="00000000">
        <w:rPr>
          <w:b w:val="1"/>
          <w:bCs w:val="1"/>
          <w:sz w:val="24"/>
          <w:szCs w:val="24"/>
          <w:rtl w:val="0"/>
        </w:rPr>
        <w:t xml:space="preserve"/>
      </w:r>
      <w:r w:rsidDel="00000000" w:rsidR="00000000" w:rsidRPr="00000000">
        <w:rPr>
          <w:sz w:val="24"/>
          <w:szCs w:val="24"/>
          <w:rtl w:val="0"/>
        </w:rPr>
        <w:t xml:space="preserve"/>
      </w:r>
    </w:p>
    <w:p w:rsidR="00000000" w:rsidDel="00000000" w:rsidP="00000000" w:rsidRDefault="00000000" w:rsidRPr="00000000" ns1:paraId="00000260">
      <w:pPr>
        <w:spacing w:before="40" w:line="240" w:lineRule="auto"/>
        <w:rPr>
          <w:sz w:val="13"/>
          <w:szCs w:val="13"/>
        </w:rPr>
      </w:pPr>
      <w:r w:rsidDel="00000000" w:rsidR="00000000" w:rsidRPr="00000000">
        <w:rPr>
          <w:sz w:val="13"/>
          <w:szCs w:val="13"/>
        </w:rPr>
        <w:drawing>
          <wp:inline distB="114300" distT="114300" distL="114300" distR="114300">
            <wp:extent cx="6677025" cy="6358890"/>
            <wp:effectExtent b="0" l="0" r="0" t="0"/>
            <wp:docPr id="64" name="image5.png"/>
            <a:graphic>
              <a:graphicData uri="http://schemas.openxmlformats.org/drawingml/2006/picture">
                <pic:pic>
                  <pic:nvPicPr>
                    <pic:cNvPr id="0" name="image5.png"/>
                    <pic:cNvPicPr preferRelativeResize="0"/>
                  </pic:nvPicPr>
                  <pic:blipFill>
                    <a:blip r:embed="rId22"/>
                    <a:srcRect b="1096" l="0" r="0" t="0"/>
                    <a:stretch>
                      <a:fillRect/>
                    </a:stretch>
                  </pic:blipFill>
                  <pic:spPr>
                    <a:xfrm>
                      <a:off x="0" y="0"/>
                      <a:ext cx="6677025" cy="6358890"/>
                    </a:xfrm>
                    <a:prstGeom prst="rect"/>
                    <a:ln/>
                  </pic:spPr>
                </pic:pic>
              </a:graphicData>
            </a:graphic>
          </wp:inline>
        </w:drawing>
      </w:r>
      <w:r w:rsidDel="00000000" w:rsidR="00000000" w:rsidRPr="00000000">
        <w:rPr>
          <w:rtl w:val="0"/>
        </w:rPr>
      </w:r>
    </w:p>
    <w:p w:rsidR="00000000" w:rsidDel="00000000" w:rsidP="00000000" w:rsidRDefault="00000000" w:rsidRPr="00000000" ns1:paraId="00000261">
      <w:pPr>
        <w:spacing w:after="0" w:before="40" w:line="240" w:lineRule="auto"/>
        <w:rPr>
          <w:sz w:val="13"/>
          <w:szCs w:val="13"/>
        </w:rPr>
      </w:pPr>
      <w:r w:rsidDel="00000000" w:rsidR="00000000" w:rsidRPr="00000000">
        <w:rPr>
          <w:rtl w:val="0"/>
        </w:rPr>
      </w:r>
    </w:p>
    <w:p w:rsidR="00000000" w:rsidDel="00000000" w:rsidP="00000000" w:rsidRDefault="00000000" w:rsidRPr="00000000" ns1:paraId="00000262">
      <w:pPr>
        <w:spacing w:before="40" w:line="240" w:lineRule="auto"/>
        <w:rPr>
          <w:sz w:val="24"/>
          <w:szCs w:val="24"/>
        </w:rPr>
      </w:pPr>
      <w:r w:rsidDel="00000000" w:rsidR="00000000" w:rsidRPr="00000000">
        <w:rPr>
          <w:b w:val="1"/>
          <w:bCs w:val="1"/>
          <w:sz w:val="24"/>
          <w:szCs w:val="24"/>
          <w:rtl w:val="0"/>
        </w:rPr>
        <w:t xml:space="preserve">Supplementary Figure S8. Masking-dependent structural breadth at reduced sampling depth across wild-type voltage-gated ion channels. </w:t>
      </w:r>
      <w:r w:rsidDel="00000000" w:rsidR="00000000" w:rsidRPr="00000000">
        <w:rPr>
          <w:sz w:val="24"/>
          <w:szCs w:val="24"/>
          <w:rtl w:val="0"/>
        </w:rPr>
        <w:t xml:space="preserve">Wild-type Kv2.1, Nav1.5, and Cav1.2 vanilla and targeted-masking ensembles were evaluated using a predefined First100 cohort comprising the first 20 ordered seeds across five AlphaFold2 model parameterizations, yielding 100 nominal model–seed trajectories per protocol before final quality control, and were compared with the corresponding complete final-QC ensembles. Trajectories excluded by final QC were not replaced. For panels A–D, each retained trajectory contributed one representative structure, defined as the latest numbered recycle surviving final QC. Structural breadth was quantified using the interquartile range (IQR; 75th–25th percentile) of chain-label-safe structural-distance coordinates. For Kv2.1, the intracellular-gate and selectivity-filter analyses used chain-label-invariant cross-pore measurements and sorted ring spans, respectively, whereas VSD measurements were intrachain. To place coordinates with different absolute scales on a common scale, each coordinate IQR was normalized by its corresponding pooled vanilla–masked IQR in the complete final-QC WT ensemble. The Nav1.5 comparison used the WT mask v2 condition. </w:t>
      </w:r>
      <w:r w:rsidDel="00000000" w:rsidR="00000000" w:rsidRPr="00000000">
        <w:rPr>
          <w:b w:val="1"/>
          <w:bCs w:val="1"/>
          <w:sz w:val="24"/>
          <w:szCs w:val="24"/>
          <w:rtl w:val="0"/>
        </w:rPr>
        <w:t xml:space="preserve">(A) </w:t>
      </w:r>
      <w:r w:rsidDel="00000000" w:rsidR="00000000" w:rsidRPr="00000000">
        <w:rPr>
          <w:sz w:val="24"/>
          <w:szCs w:val="24"/>
          <w:rtl w:val="0"/>
        </w:rPr>
        <w:t xml:space="preserve">Regional composite structural breadth in the First100 cohorts. For each seed, normalized coordinate-level breadth values were summarized within the intracellular gate, selectivity filter, VSD, or remaining eligible “Other” coordinates. Split violins show the resulting seed-level regional distributions; left and right halves represent vanilla and targeted-masking predictions, respectively. </w:t>
      </w:r>
      <w:r w:rsidDel="00000000" w:rsidR="00000000" w:rsidRPr="00000000">
        <w:rPr>
          <w:b w:val="1"/>
          <w:bCs w:val="1"/>
          <w:sz w:val="24"/>
          <w:szCs w:val="24"/>
          <w:rtl w:val="0"/>
        </w:rPr>
        <w:t xml:space="preserve">(B)</w:t>
      </w:r>
      <w:r w:rsidDel="00000000" w:rsidR="00000000" w:rsidRPr="00000000">
        <w:rPr>
          <w:sz w:val="24"/>
          <w:szCs w:val="24"/>
          <w:rtl w:val="0"/>
        </w:rPr>
        <w:t xml:space="preserve"> Global seed-level structural breadth in the First100 and complete final-QC ensembles. Points represent seed-level summaries, and split violins show their distributions. Annotations report the ratio of the masked to vanilla median breadth; values above one indicate broader sampling after masking, whereas values below one indicate narrower sampling. Kv2.1 shows increased global breadth after masking at both sampling depths, whereas Nav1.5 and Cav1.2 show lower global breadth after masking.</w:t>
      </w:r>
      <w:r w:rsidDel="00000000" w:rsidR="00000000" w:rsidRPr="00000000">
        <w:rPr>
          <w:b w:val="1"/>
          <w:bCs w:val="1"/>
          <w:sz w:val="24"/>
          <w:szCs w:val="24"/>
          <w:rtl w:val="0"/>
        </w:rPr>
        <w:t xml:space="preserve"> (C) </w:t>
      </w:r>
      <w:r w:rsidDel="00000000" w:rsidR="00000000" w:rsidRPr="00000000">
        <w:rPr>
          <w:sz w:val="24"/>
          <w:szCs w:val="24"/>
          <w:rtl w:val="0"/>
        </w:rPr>
        <w:t xml:space="preserve">Representative First100 coordinate-level breadth values, including two intracellular-gate, two selectivity-filter, and two VSD coordinates per channel. Cell values are normalized IQRs, and darker shading indicates greater normalized breadth. </w:t>
      </w:r>
      <w:r w:rsidDel="00000000" w:rsidR="00000000" w:rsidRPr="00000000">
        <w:rPr>
          <w:b w:val="1"/>
          <w:bCs w:val="1"/>
          <w:sz w:val="24"/>
          <w:szCs w:val="24"/>
          <w:rtl w:val="0"/>
        </w:rPr>
        <w:t xml:space="preserve">(D) </w:t>
      </w:r>
      <w:r w:rsidDel="00000000" w:rsidR="00000000" w:rsidRPr="00000000">
        <w:rPr>
          <w:sz w:val="24"/>
          <w:szCs w:val="24"/>
          <w:rtl w:val="0"/>
        </w:rPr>
        <w:t xml:space="preserve">Coordinate-matched vanilla-to-masked changes for the representative distances shown in panel C. Each line connects the vanilla and masked breadth of the same coordinate; upward and downward slopes indicate increased and decreased breadth after masking, respectively. </w:t>
      </w:r>
      <w:r w:rsidDel="00000000" w:rsidR="00000000" w:rsidRPr="00000000">
        <w:rPr>
          <w:b w:val="1"/>
          <w:bCs w:val="1"/>
          <w:sz w:val="24"/>
          <w:szCs w:val="24"/>
          <w:rtl w:val="0"/>
        </w:rPr>
        <w:t xml:space="preserve">(E) </w:t>
      </w:r>
      <w:r w:rsidDel="00000000" w:rsidR="00000000" w:rsidRPr="00000000">
        <w:rPr>
          <w:sz w:val="24"/>
          <w:szCs w:val="24"/>
          <w:rtl w:val="0"/>
        </w:rPr>
        <w:t xml:space="preserve">Number of model–seed trajectories contributing a retained snapshot at each numbered recycle in the First100 and complete nominal cohorts. Cell labels report trajectory counts, whereas shading represents the fraction of the corresponding nominal cohort retained. In this single predefined deterministic subset, the qualitative direction of the masking response was similar to that observed in the complete ensembles: Kv2.1 showed greater global breadth after masking, whereas Nav1.5 and Cav1.2 showed lower global breadth with region-specific exceptions. Because normalization used complete-ensemble denominators and only one First100 subset was evaluated, this analysis is a retrospective descriptive illustration and does not quantify repeated-sampling stability or establish that reduced sampling is sufficient for rare, multimodal, or coordinated structural alternatives.</w:t>
      </w:r>
      <w:r w:rsidDel="00000000" w:rsidR="00000000" w:rsidRPr="00000000">
        <w:rPr>
          <w:rtl w:val="0"/>
        </w:rPr>
      </w:r>
    </w:p>
    <w:sectPr>
      <w:type w:val="nextPage"/>
      <w:pgSz w:h="15840" w:w="12240" w:orient="portrait"/>
      <w:pgMar w:bottom="936" w:top="936" w:left="864" w:right="86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riana Hernández González" w:id="20" w:date="2026-08-03T21:39:00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sentence of no running the relaxation amber</w:t>
      </w:r>
    </w:p>
  </w:comment>
  <w:comment w:author="Adriana Hernández González" w:id="3" w:date="2026-08-17T04:08:49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want to add that we are comparing WT vs mutants and Vanilla vs Masked so there is no  confusion</w:t>
      </w:r>
    </w:p>
  </w:comment>
  <w:comment w:author="Adriana Hernández González" w:id="4" w:date="2026-08-17T04:23:44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fixing writing on Kv2.1 section so it is more clear and Claude doesnt get confused</w:t>
      </w:r>
    </w:p>
  </w:comment>
  <w:comment w:author="Aleena Siritanapivat" w:id="21" w:date="2026-08-13T16:08:0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double check if this matches with TS functional defects, I believe it is a loss of function and it is worth mentioning</w:t>
      </w:r>
    </w:p>
  </w:comment>
  <w:comment w:author="Adriana Hernández González" w:id="22" w:date="2026-08-15T21:38:29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based on 41) and 42 for g406r we know this two are GoF and it is believe they achieve this by slowing down inactivation so the hypothesis was already in sync with data we know just mechanistic insights inspired by 43 and 44) too and connect those to the models</w:t>
      </w:r>
    </w:p>
  </w:comment>
  <w:comment w:author="Adriana Hernández González" w:id="23" w:date="2026-08-15T21:49:49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more explicitly what 43 and 44 brought up to the hypothesis a sentence for each so it is clearer</w:t>
      </w:r>
    </w:p>
  </w:comment>
  <w:comment w:author="Kush Narang" w:id="8" w:date="2026-08-04T16:15: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may have to define this</w:t>
      </w:r>
    </w:p>
  </w:comment>
  <w:comment w:author="Adriana Hernández González" w:id="17" w:date="2026-08-20T22:03:51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 mutual information stats</w:t>
      </w:r>
    </w:p>
  </w:comment>
  <w:comment w:author="Adriana Hernández González" w:id="7" w:date="2026-08-17T03:50:40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Brandon in email not cced to everyone mentioned to add all points of the distribution to see them better but given is &gt;5000 datapoints might not be better visualization but considering adding datapoints for the outliers only as test</w:t>
      </w:r>
    </w:p>
  </w:comment>
  <w:comment w:author="Adriana Hernández González" w:id="1" w:date="2026-08-15T19:13:22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rewrote this paragraph to include mutants and not only missense variants terminology that is more precision medicine</w:t>
      </w:r>
    </w:p>
  </w:comment>
  <w:comment w:author="Aleena Siritanapivat" w:id="0" w:date="2026-08-13T15:48:0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helpful to provide a figure to show how they're all related, could be a small part of Figure 1</w:t>
      </w:r>
    </w:p>
  </w:comment>
  <w:comment w:author="Adriana Hernández González" w:id="15" w:date="2026-08-07T19:26:47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forgot to mention this but if we have time I can run a pocket rmsd of the models of wt vs this structures to see if they were recreated alignment by core then report rmsd of linker that they solved in new ones but have not check what parts</w:t>
      </w:r>
    </w:p>
  </w:comment>
  <w:comment w:author="Adriana Hernández González" w:id="16" w:date="2026-08-21T23:31:50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check QQQ bound in vanilla, chemical sense?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check second state that appears in masked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check Y axis distance panels B vs 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Change panel E to violin plot comparing Act gate openness WT vs QQQ</w:t>
      </w:r>
    </w:p>
  </w:comment>
  <w:comment w:author="Adriana Hernández González" w:id="13" w:date="2026-08-07T19:17:42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w:t>
      </w:r>
    </w:p>
  </w:comment>
  <w:comment w:author="Adriana Hernández González" w:id="14" w:date="2026-08-07T19:17:52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w:t>
      </w:r>
    </w:p>
  </w:comment>
  <w:comment w:author="Adriana Hernández González" w:id="10" w:date="2026-08-07T19:14:07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should add is rat</w:t>
      </w:r>
    </w:p>
  </w:comment>
  <w:comment w:author="Brandon John Harris" w:id="11" w:date="2026-08-15T17:32:00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also the sequence similarity between human across the full channel sequence predicted and the masked region.</w:t>
      </w:r>
    </w:p>
  </w:comment>
  <w:comment w:author="Adriana Hernández González" w:id="12" w:date="2026-08-15T20:04:52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we modeled the rat seq too but should be mentioned</w:t>
      </w:r>
    </w:p>
  </w:comment>
  <w:comment w:author="Aleena Siritanapivat" w:id="18" w:date="2026-08-13T16:02:00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just be me but I think it would be good to define what you consider heterogeneous response, since you mention it several times in this section!</w:t>
      </w:r>
    </w:p>
  </w:comment>
  <w:comment w:author="Adriana Hernández González" w:id="19" w:date="2026-08-15T21:07:43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replaced heterogenous response with broader range of since i meant more variability</w:t>
      </w:r>
    </w:p>
  </w:comment>
  <w:comment w:author="Adriana Hernández González" w:id="2" w:date="2026-08-17T02:04:3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adding actual feature of channel masking and channel tree</w:t>
      </w:r>
    </w:p>
  </w:comment>
  <w:comment w:author="Adriana Hernández González" w:id="9" w:date="2026-08-07T19:02:49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show distributions but not that is more symmetric also need to add this maybe in supplemental alongside the clashscore of this 4 shifted model since note from Vladimir's feedback: Fernández-Mariño et al. explicitly built symmetric four-protomer-D tetramers and found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side-chain clashes (their Extended Data Fig. 6e–h), concluding that a fully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symmetric inactivated tetramer is unlikely without compensatory rearrangement. Your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masked ensemble independently rediscovers a symmetric solution that the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experimentalists rejected on steric grounds. That is a valuable, citable observation about a</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AF2 failure mode — the network's strong prior toward symmetry in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homotetramers — and it belongs in the Discussion as a finding, not buried as a limitation. It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connects naturally to your steric-QC framework: run the clash analysis on your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symmetric masked models and see whether you reproduce their I405–I405 clashes.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relevant!!!</w:t>
      </w:r>
    </w:p>
  </w:comment>
  <w:comment w:author="Brandon John Harris" w:id="5" w:date="2026-08-10T11:36:00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define this.</w:t>
      </w:r>
    </w:p>
  </w:comment>
  <w:comment w:author="Adriana Hernández González" w:id="6" w:date="2026-08-20T20:02:02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predefined core in methods in table S3 i think maybe we can reference it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3" w15:done="0"/>
  <w15:commentEx w15:paraId="00000264" w15:done="0"/>
  <w15:commentEx w15:paraId="00000265" w15:paraIdParent="00000264" w15:done="0"/>
  <w15:commentEx w15:paraId="00000266" w15:done="0"/>
  <w15:commentEx w15:paraId="00000267" w15:paraIdParent="00000266" w15:done="0"/>
  <w15:commentEx w15:paraId="00000268" w15:paraIdParent="00000266" w15:done="0"/>
  <w15:commentEx w15:paraId="00000269" w15:done="0"/>
  <w15:commentEx w15:paraId="0000026A" w15:done="0"/>
  <w15:commentEx w15:paraId="0000026B" w15:done="0"/>
  <w15:commentEx w15:paraId="0000026C" w15:done="0"/>
  <w15:commentEx w15:paraId="0000026D" w15:done="0"/>
  <w15:commentEx w15:paraId="0000026E" w15:done="0"/>
  <w15:commentEx w15:paraId="00000272" w15:done="0"/>
  <w15:commentEx w15:paraId="00000273" w15:done="0"/>
  <w15:commentEx w15:paraId="00000274" w15:done="0"/>
  <w15:commentEx w15:paraId="00000275" w15:done="0"/>
  <w15:commentEx w15:paraId="00000276" w15:paraIdParent="00000275" w15:done="0"/>
  <w15:commentEx w15:paraId="00000277" w15:paraIdParent="00000275" w15:done="0"/>
  <w15:commentEx w15:paraId="00000278" w15:done="0"/>
  <w15:commentEx w15:paraId="00000279" w15:paraIdParent="00000278" w15:done="0"/>
  <w15:commentEx w15:paraId="0000027A" w15:done="0"/>
  <w15:commentEx w15:paraId="00000285" w15:done="0"/>
  <w15:commentEx w15:paraId="00000286" w15:done="0"/>
  <w15:commentEx w15:paraId="00000287" w15:paraIdParent="000002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4367E5"/>
    <w:rPr>
      <w:b w:val="1"/>
      <w:bCs w:val="1"/>
    </w:rPr>
  </w:style>
  <w:style w:type="character" w:styleId="CommentSubjectChar" w:customStyle="1">
    <w:name w:val="Comment Subject Char"/>
    <w:basedOn w:val="CommentTextChar"/>
    <w:link w:val="CommentSubject"/>
    <w:uiPriority w:val="99"/>
    <w:semiHidden w:val="1"/>
    <w:rsid w:val="004367E5"/>
    <w:rPr>
      <w:b w:val="1"/>
      <w:bCs w:val="1"/>
      <w:sz w:val="20"/>
      <w:szCs w:val="20"/>
    </w:rPr>
  </w:style>
  <w:style w:type="paragraph" w:styleId="Revision">
    <w:name w:val="Revision"/>
    <w:hidden w:val="1"/>
    <w:uiPriority w:val="99"/>
    <w:semiHidden w:val="1"/>
    <w:rsid w:val="00A9796F"/>
    <w:pPr>
      <w:spacing w:line="240" w:lineRule="auto"/>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ns0:Relationships xmlns:ns0="http://schemas.openxmlformats.org/package/2006/relationships"><ns0:Relationship Id="rId20" Type="http://schemas.openxmlformats.org/officeDocument/2006/relationships/image" Target="media/image1.png" /><ns0:Relationship Id="rId11" Type="http://schemas.openxmlformats.org/officeDocument/2006/relationships/image" Target="media/image7.png" /><ns0:Relationship Id="rId22" Type="http://schemas.openxmlformats.org/officeDocument/2006/relationships/image" Target="media/image5.png" /><ns0:Relationship Id="rId10" Type="http://schemas.openxmlformats.org/officeDocument/2006/relationships/image" Target="media/image9.png" /><ns0:Relationship Id="rId21" Type="http://schemas.openxmlformats.org/officeDocument/2006/relationships/image" Target="media/image3.png" /><ns0:Relationship Id="rId13" Type="http://schemas.openxmlformats.org/officeDocument/2006/relationships/image" Target="media/image10.png" /><ns0:Relationship Id="rId12" Type="http://schemas.openxmlformats.org/officeDocument/2006/relationships/image" Target="media/image11.png" /><ns0:Relationship Id="rId1" Type="http://schemas.openxmlformats.org/officeDocument/2006/relationships/theme" Target="theme/theme1.xml" /><ns0:Relationship Id="rId2" Type="http://schemas.openxmlformats.org/officeDocument/2006/relationships/comments" Target="comments.xml" /><ns0:Relationship Id="rId3" Type="http://schemas.openxmlformats.org/officeDocument/2006/relationships/settings" Target="settings.xml" /><ns0:Relationship Id="rId4" Type="http://schemas.openxmlformats.org/officeDocument/2006/relationships/fontTable" Target="fontTable.xml" /><ns0:Relationship Id="rId9" Type="http://schemas.openxmlformats.org/officeDocument/2006/relationships/image" Target="media/image6.png" /><ns0:Relationship Id="rId15" Type="http://schemas.openxmlformats.org/officeDocument/2006/relationships/hyperlink" Target="http://github.com/adrishg/vgci_mutants" TargetMode="External" /><ns0:Relationship Id="rId14" Type="http://schemas.openxmlformats.org/officeDocument/2006/relationships/image" Target="media/image4.png" /><ns0:Relationship Id="rId17" Type="http://schemas.openxmlformats.org/officeDocument/2006/relationships/hyperlink" Target="https://huggingface.co/datasets/adrishgz/vgic-mutant-structural-ensembles" TargetMode="External" /><ns0:Relationship Id="rId16" Type="http://schemas.openxmlformats.org/officeDocument/2006/relationships/hyperlink" Target="https://github.com/adrishg/targetedMasking" TargetMode="External" /><ns0:Relationship Id="rId5" Type="http://schemas.openxmlformats.org/officeDocument/2006/relationships/numbering" Target="numbering.xml" /><ns0:Relationship Id="rId19" Type="http://schemas.openxmlformats.org/officeDocument/2006/relationships/image" Target="media/image2.png" /><ns0:Relationship Id="rId6" Type="http://schemas.openxmlformats.org/officeDocument/2006/relationships/styles" Target="styles.xml" /><ns0:Relationship Id="rId18" Type="http://schemas.openxmlformats.org/officeDocument/2006/relationships/image" Target="media/image8.png" /><ns0:Relationship Id="rId7" Type="http://schemas.openxmlformats.org/officeDocument/2006/relationships/customXml" Target="../customXML/item1.xml" /><ns0:Relationship Id="rId8" Type="http://schemas.microsoft.com/office/2011/relationships/commentsExtended" Target="commentsExtended.xml" /><ns0:Relationship Id="rId23" Type="http://schemas.openxmlformats.org/officeDocument/2006/relationships/image" Target="media/Figure_S5_paired_seed.png" /></ns0: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6vwCbPKXZyHtYSwJb2kVqs9Hw==">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2026-08-13T23:09:00Z</dcterms:created>
</cp:coreProperties>
</file>